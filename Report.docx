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1E9B7E" w14:textId="77777777" w:rsidR="008921CD" w:rsidRDefault="008921CD">
      <w:pPr>
        <w:pStyle w:val="Photo"/>
        <w:rPr>
          <w:rFonts w:ascii="Constantia (Body)" w:hAnsi="Constantia (Body)" w:cs="Constantia (Body)" w:hint="eastAsia"/>
          <w:lang w:eastAsia="zh-CN"/>
        </w:rPr>
      </w:pPr>
    </w:p>
    <w:p w14:paraId="5F3FF2EF" w14:textId="77777777" w:rsidR="008921CD" w:rsidRDefault="008921CD">
      <w:pPr>
        <w:pStyle w:val="Photo"/>
        <w:rPr>
          <w:rFonts w:ascii="Constantia (Body)" w:hAnsi="Constantia (Body)" w:cs="Constantia (Body)" w:hint="eastAsia"/>
        </w:rPr>
      </w:pPr>
    </w:p>
    <w:p w14:paraId="3357A393" w14:textId="77777777" w:rsidR="008921CD" w:rsidRDefault="00000000">
      <w:pPr>
        <w:pStyle w:val="Photo"/>
        <w:jc w:val="right"/>
        <w:rPr>
          <w:rFonts w:ascii="Constantia (Body)" w:hAnsi="Constantia (Body)" w:cs="Constantia (Body)" w:hint="eastAsia"/>
          <w:color w:val="595959" w:themeColor="text1" w:themeTint="A6"/>
          <w:sz w:val="16"/>
          <w:szCs w:val="16"/>
        </w:rPr>
      </w:pPr>
      <w:r>
        <w:rPr>
          <w:rFonts w:ascii="Constantia (Body)" w:hAnsi="Constantia (Body)" w:cs="Constantia (Body)"/>
          <w:color w:val="595959" w:themeColor="text1" w:themeTint="A6"/>
          <w:sz w:val="16"/>
          <w:szCs w:val="16"/>
        </w:rPr>
        <w:t xml:space="preserve">Image Source: </w:t>
      </w:r>
      <w:r>
        <w:rPr>
          <w:rFonts w:ascii="Constantia (Body)" w:hAnsi="Constantia (Body)" w:cs="Constantia (Body)"/>
          <w:color w:val="555555"/>
          <w:sz w:val="16"/>
          <w:szCs w:val="16"/>
          <w:shd w:val="clear" w:color="auto" w:fill="FFFFFF"/>
        </w:rPr>
        <w:t>www.rbnz.govt.nz</w:t>
      </w:r>
    </w:p>
    <w:p w14:paraId="442B15B2" w14:textId="77777777" w:rsidR="008921CD" w:rsidRDefault="00000000">
      <w:pPr>
        <w:pStyle w:val="Photo"/>
        <w:ind w:hanging="426"/>
        <w:rPr>
          <w:rFonts w:ascii="Constantia (Body)" w:hAnsi="Constantia (Body)" w:cs="Constantia (Body)" w:hint="eastAsia"/>
          <w:lang w:eastAsia="zh-CN"/>
        </w:rPr>
      </w:pPr>
      <w:r>
        <w:rPr>
          <w:rFonts w:ascii="Constantia (Body)" w:hAnsi="Constantia (Body)" w:cs="Constantia (Body)"/>
        </w:rPr>
        <w:fldChar w:fldCharType="begin"/>
      </w:r>
      <w:r>
        <w:rPr>
          <w:rFonts w:ascii="Constantia (Body)" w:hAnsi="Constantia (Body)" w:cs="Constantia (Body)"/>
        </w:rPr>
        <w:instrText xml:space="preserve"> INCLUDEPICTURE "https://www.rbnz.govt.nz/-/media/project/sites/rbnz/images/monetary-policy/monetary-policy-explained.jfif?h=781&amp;iar=0&amp;w=963&amp;hash=4EF9F1FF9A39A93CFA18EB4CFD2560B2" \* MERGEFORMATINET </w:instrText>
      </w:r>
      <w:r>
        <w:rPr>
          <w:rFonts w:ascii="Constantia (Body)" w:hAnsi="Constantia (Body)" w:cs="Constantia (Body)"/>
        </w:rPr>
        <w:fldChar w:fldCharType="separate"/>
      </w:r>
      <w:r>
        <w:rPr>
          <w:rFonts w:ascii="Constantia (Body)" w:hAnsi="Constantia (Body)" w:cs="Constantia (Body)"/>
          <w:noProof/>
        </w:rPr>
        <w:drawing>
          <wp:inline distT="0" distB="0" distL="0" distR="0" wp14:anchorId="3AF781DB" wp14:editId="443D8879">
            <wp:extent cx="4712335" cy="3821430"/>
            <wp:effectExtent l="0" t="0" r="0" b="1270"/>
            <wp:docPr id="4" name="Picture 4" descr="The Monetary Policy Statement explained - Reserve Bank of New Zealand - Te  Pūtea Mat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Monetary Policy Statement explained - Reserve Bank of New Zealand - Te  Pūtea Matu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738309" cy="3842279"/>
                    </a:xfrm>
                    <a:prstGeom prst="rect">
                      <a:avLst/>
                    </a:prstGeom>
                    <a:noFill/>
                    <a:ln>
                      <a:noFill/>
                    </a:ln>
                  </pic:spPr>
                </pic:pic>
              </a:graphicData>
            </a:graphic>
          </wp:inline>
        </w:drawing>
      </w:r>
      <w:r>
        <w:rPr>
          <w:rFonts w:ascii="Constantia (Body)" w:hAnsi="Constantia (Body)" w:cs="Constantia (Body)"/>
        </w:rPr>
        <w:fldChar w:fldCharType="end"/>
      </w:r>
    </w:p>
    <w:p w14:paraId="43EC1898" w14:textId="77777777" w:rsidR="008921CD" w:rsidRDefault="008921CD">
      <w:pPr>
        <w:pStyle w:val="Photo"/>
        <w:rPr>
          <w:rFonts w:ascii="Constantia (Body)" w:hAnsi="Constantia (Body)" w:cs="Constantia (Body)" w:hint="eastAsia"/>
        </w:rPr>
      </w:pPr>
    </w:p>
    <w:p w14:paraId="53784B45" w14:textId="77777777" w:rsidR="008921CD" w:rsidRDefault="008921CD">
      <w:pPr>
        <w:pStyle w:val="Photo"/>
        <w:rPr>
          <w:rFonts w:ascii="Constantia (Body)" w:hAnsi="Constantia (Body)" w:cs="Constantia (Body)" w:hint="eastAsia"/>
        </w:rPr>
      </w:pPr>
    </w:p>
    <w:p w14:paraId="48EC7DEB" w14:textId="77777777" w:rsidR="008921CD" w:rsidRDefault="008921CD">
      <w:pPr>
        <w:pStyle w:val="Photo"/>
        <w:rPr>
          <w:rFonts w:ascii="Constantia (Body)" w:hAnsi="Constantia (Body)" w:cs="Constantia (Body)" w:hint="eastAsia"/>
        </w:rPr>
      </w:pPr>
    </w:p>
    <w:p w14:paraId="33A770C5" w14:textId="77777777" w:rsidR="008921CD" w:rsidRDefault="00000000">
      <w:pPr>
        <w:pStyle w:val="Title"/>
        <w:rPr>
          <w:rFonts w:ascii="Constantia (Body)" w:hAnsi="Constantia (Body)" w:cs="Constantia (Body)" w:hint="eastAsia"/>
          <w:b/>
          <w:bCs/>
          <w:lang w:eastAsia="zh-CN"/>
        </w:rPr>
      </w:pPr>
      <w:r>
        <w:rPr>
          <w:rFonts w:ascii="Constantia (Body)" w:hAnsi="Constantia (Body)" w:cs="Constantia (Body)"/>
          <w:b/>
          <w:bCs/>
        </w:rPr>
        <w:t>Group Project Report</w:t>
      </w:r>
    </w:p>
    <w:p w14:paraId="399E0B96" w14:textId="77777777" w:rsidR="008921CD" w:rsidRDefault="00000000">
      <w:pPr>
        <w:pStyle w:val="Heading1"/>
        <w:jc w:val="center"/>
        <w:rPr>
          <w:rFonts w:ascii="Constantia (Body)" w:hAnsi="Constantia (Body)" w:cs="Constantia (Body)" w:hint="eastAsia"/>
          <w:sz w:val="36"/>
          <w:szCs w:val="36"/>
        </w:rPr>
      </w:pPr>
      <w:r>
        <w:rPr>
          <w:rFonts w:ascii="Constantia (Body)" w:hAnsi="Constantia (Body)" w:cs="Constantia (Body)"/>
          <w:b/>
          <w:bCs/>
          <w:caps/>
          <w:color w:val="595959" w:themeColor="text1" w:themeTint="A6"/>
          <w:lang w:val="en-SG"/>
        </w:rPr>
        <w:t>Kiwi Budget: A DataSET of New Zealand Economic Activities (1999 ~ 2022)</w:t>
      </w:r>
    </w:p>
    <w:p w14:paraId="7F2F410C" w14:textId="77777777" w:rsidR="008921CD" w:rsidRDefault="00000000">
      <w:pPr>
        <w:pStyle w:val="ContactInfo"/>
        <w:rPr>
          <w:rFonts w:ascii="Constantia (Body)" w:hAnsi="Constantia (Body)" w:cs="Constantia (Body)" w:hint="eastAsia"/>
        </w:rPr>
      </w:pPr>
      <w:proofErr w:type="spellStart"/>
      <w:r>
        <w:rPr>
          <w:rFonts w:ascii="Constantia (Body)" w:hAnsi="Constantia (Body)" w:cs="Constantia (Body)"/>
        </w:rPr>
        <w:t>Jinze</w:t>
      </w:r>
      <w:proofErr w:type="spellEnd"/>
      <w:r>
        <w:rPr>
          <w:rFonts w:ascii="Constantia (Body)" w:hAnsi="Constantia (Body)" w:cs="Constantia (Body)"/>
        </w:rPr>
        <w:t xml:space="preserve"> (Jerry) Zhou, Ansar Ali, </w:t>
      </w:r>
      <w:proofErr w:type="spellStart"/>
      <w:r>
        <w:rPr>
          <w:rFonts w:ascii="Constantia (Body)" w:hAnsi="Constantia (Body)" w:cs="Constantia (Body)"/>
        </w:rPr>
        <w:t>Mingqiu</w:t>
      </w:r>
      <w:proofErr w:type="spellEnd"/>
      <w:r>
        <w:rPr>
          <w:rFonts w:ascii="Constantia (Body)" w:hAnsi="Constantia (Body)" w:cs="Constantia (Body)"/>
        </w:rPr>
        <w:t xml:space="preserve"> (Jeffrey) Chi</w:t>
      </w:r>
    </w:p>
    <w:p w14:paraId="52DF551B" w14:textId="77777777" w:rsidR="008921CD" w:rsidRDefault="00000000">
      <w:pPr>
        <w:pStyle w:val="ContactInfo"/>
        <w:rPr>
          <w:rFonts w:ascii="Constantia (Body)" w:hAnsi="Constantia (Body)" w:cs="Constantia (Body)" w:hint="eastAsia"/>
        </w:rPr>
      </w:pPr>
      <w:r>
        <w:rPr>
          <w:rFonts w:ascii="Constantia (Body)" w:hAnsi="Constantia (Body)" w:cs="Constantia (Body)"/>
        </w:rPr>
        <w:t>DATA422-S2</w:t>
      </w:r>
      <w:r>
        <w:rPr>
          <w:rFonts w:ascii="Constantia (Body)" w:hAnsi="Constantia (Body)" w:cs="Constantia (Body)"/>
          <w:lang w:val="en-GB" w:bidi="en-GB"/>
        </w:rPr>
        <w:br w:type="page"/>
      </w:r>
    </w:p>
    <w:p w14:paraId="5CD0CE70" w14:textId="77777777" w:rsidR="008921CD" w:rsidRDefault="00000000">
      <w:pPr>
        <w:pStyle w:val="Heading1"/>
        <w:rPr>
          <w:rFonts w:ascii="Constantia (Body)" w:hAnsi="Constantia (Body)" w:cs="Constantia (Body)" w:hint="eastAsia"/>
        </w:rPr>
      </w:pPr>
      <w:r>
        <w:rPr>
          <w:rFonts w:ascii="Constantia (Body)" w:hAnsi="Constantia (Body)" w:cs="Constantia (Body)"/>
        </w:rPr>
        <w:lastRenderedPageBreak/>
        <w:t>Abstract</w:t>
      </w:r>
    </w:p>
    <w:p w14:paraId="518C9287" w14:textId="75D99878" w:rsidR="008921CD" w:rsidRDefault="00000000">
      <w:pPr>
        <w:pStyle w:val="Heading1"/>
        <w:rPr>
          <w:rFonts w:ascii="Constantia (Body)" w:hAnsi="Constantia (Body)" w:cs="Constantia (Body)" w:hint="eastAsia"/>
          <w:smallCaps w:val="0"/>
          <w:spacing w:val="0"/>
          <w:sz w:val="22"/>
          <w:szCs w:val="22"/>
        </w:rPr>
      </w:pPr>
      <w:r>
        <w:rPr>
          <w:rFonts w:ascii="Constantia (Body)" w:hAnsi="Constantia (Body)"/>
          <w:smallCaps w:val="0"/>
          <w:spacing w:val="0"/>
          <w:sz w:val="22"/>
          <w:szCs w:val="22"/>
        </w:rPr>
        <w:t xml:space="preserve">This data set contains information </w:t>
      </w:r>
      <w:ins w:id="0" w:author="jerry zhou" w:date="2022-10-31T19:04:00Z">
        <w:r w:rsidR="0001101A">
          <w:rPr>
            <w:rFonts w:ascii="Constantia (Body)" w:hAnsi="Constantia (Body)" w:hint="eastAsia"/>
            <w:smallCaps w:val="0"/>
            <w:spacing w:val="0"/>
            <w:sz w:val="22"/>
            <w:szCs w:val="22"/>
          </w:rPr>
          <w:t>on</w:t>
        </w:r>
      </w:ins>
      <w:del w:id="1" w:author="jerry zhou" w:date="2022-10-31T19:04:00Z">
        <w:r w:rsidDel="0001101A">
          <w:rPr>
            <w:rFonts w:ascii="Constantia (Body)" w:hAnsi="Constantia (Body)"/>
            <w:smallCaps w:val="0"/>
            <w:spacing w:val="0"/>
            <w:sz w:val="22"/>
            <w:szCs w:val="22"/>
          </w:rPr>
          <w:delText>of</w:delText>
        </w:r>
      </w:del>
      <w:r>
        <w:rPr>
          <w:rFonts w:ascii="Constantia (Body)" w:hAnsi="Constantia (Body)"/>
          <w:smallCaps w:val="0"/>
          <w:spacing w:val="0"/>
          <w:sz w:val="22"/>
          <w:szCs w:val="22"/>
        </w:rPr>
        <w:t xml:space="preserve"> various major </w:t>
      </w:r>
      <w:del w:id="2" w:author="jerry zhou" w:date="2022-10-31T19:04:00Z">
        <w:r w:rsidDel="0001101A">
          <w:rPr>
            <w:rFonts w:ascii="Constantia (Body)" w:hAnsi="Constantia (Body)"/>
            <w:smallCaps w:val="0"/>
            <w:spacing w:val="0"/>
            <w:sz w:val="22"/>
            <w:szCs w:val="22"/>
          </w:rPr>
          <w:delText xml:space="preserve">social </w:delText>
        </w:r>
      </w:del>
      <w:ins w:id="3" w:author="jerry zhou" w:date="2022-10-31T19:04:00Z">
        <w:r w:rsidR="0001101A">
          <w:rPr>
            <w:rFonts w:ascii="Constantia (Body)" w:hAnsi="Constantia (Body)" w:hint="eastAsia"/>
            <w:smallCaps w:val="0"/>
            <w:spacing w:val="0"/>
            <w:sz w:val="22"/>
            <w:szCs w:val="22"/>
          </w:rPr>
          <w:t>economic</w:t>
        </w:r>
      </w:ins>
      <w:del w:id="4" w:author="jerry zhou" w:date="2022-10-31T19:04:00Z">
        <w:r w:rsidDel="0001101A">
          <w:rPr>
            <w:rFonts w:ascii="Constantia (Body)" w:hAnsi="Constantia (Body)"/>
            <w:smallCaps w:val="0"/>
            <w:spacing w:val="0"/>
            <w:sz w:val="22"/>
            <w:szCs w:val="22"/>
          </w:rPr>
          <w:delText>economical</w:delText>
        </w:r>
      </w:del>
      <w:r>
        <w:rPr>
          <w:rFonts w:ascii="Constantia (Body)" w:hAnsi="Constantia (Body)"/>
          <w:smallCaps w:val="0"/>
          <w:spacing w:val="0"/>
          <w:sz w:val="22"/>
          <w:szCs w:val="22"/>
        </w:rPr>
        <w:t xml:space="preserve"> activities of New Zealand as well as its key monetary policy indicators from </w:t>
      </w:r>
      <w:ins w:id="5" w:author="jerry zhou" w:date="2022-10-31T19:05:00Z">
        <w:r w:rsidR="0001101A">
          <w:rPr>
            <w:rFonts w:ascii="Constantia (Body)" w:hAnsi="Constantia (Body)" w:hint="eastAsia"/>
            <w:smallCaps w:val="0"/>
            <w:spacing w:val="0"/>
            <w:sz w:val="22"/>
            <w:szCs w:val="22"/>
          </w:rPr>
          <w:t xml:space="preserve">the </w:t>
        </w:r>
      </w:ins>
      <w:r>
        <w:rPr>
          <w:rFonts w:ascii="Constantia (Body)" w:hAnsi="Constantia (Body)"/>
          <w:smallCaps w:val="0"/>
          <w:spacing w:val="0"/>
          <w:sz w:val="22"/>
          <w:szCs w:val="22"/>
        </w:rPr>
        <w:t xml:space="preserve">year 1996 to </w:t>
      </w:r>
      <w:del w:id="6" w:author="jerry zhou" w:date="2022-10-31T19:05:00Z">
        <w:r w:rsidDel="0001101A">
          <w:rPr>
            <w:rFonts w:ascii="Constantia (Body)" w:hAnsi="Constantia (Body)"/>
            <w:smallCaps w:val="0"/>
            <w:spacing w:val="0"/>
            <w:sz w:val="22"/>
            <w:szCs w:val="22"/>
          </w:rPr>
          <w:delText xml:space="preserve">year </w:delText>
        </w:r>
      </w:del>
      <w:r>
        <w:rPr>
          <w:rFonts w:ascii="Constantia (Body)" w:hAnsi="Constantia (Body)"/>
          <w:smallCaps w:val="0"/>
          <w:spacing w:val="0"/>
          <w:sz w:val="22"/>
          <w:szCs w:val="22"/>
        </w:rPr>
        <w:t xml:space="preserve">2022. All </w:t>
      </w:r>
      <w:r>
        <w:rPr>
          <w:smallCaps w:val="0"/>
          <w:spacing w:val="0"/>
          <w:sz w:val="22"/>
          <w:szCs w:val="22"/>
        </w:rPr>
        <w:t xml:space="preserve">datasets </w:t>
      </w:r>
      <w:r>
        <w:rPr>
          <w:rFonts w:ascii="Constantia (Body)" w:hAnsi="Constantia (Body)"/>
          <w:smallCaps w:val="0"/>
          <w:spacing w:val="0"/>
          <w:sz w:val="22"/>
          <w:szCs w:val="22"/>
        </w:rPr>
        <w:t>are time series based and scraped from public</w:t>
      </w:r>
      <w:r>
        <w:rPr>
          <w:rFonts w:ascii="Constantia (Body)" w:hAnsi="Constantia (Body)" w:hint="eastAsia"/>
          <w:smallCaps w:val="0"/>
          <w:spacing w:val="0"/>
          <w:sz w:val="22"/>
          <w:szCs w:val="22"/>
        </w:rPr>
        <w:t>ly</w:t>
      </w:r>
      <w:r>
        <w:rPr>
          <w:rFonts w:ascii="Constantia (Body)" w:hAnsi="Constantia (Body)"/>
          <w:smallCaps w:val="0"/>
          <w:spacing w:val="0"/>
          <w:sz w:val="22"/>
          <w:szCs w:val="22"/>
        </w:rPr>
        <w:t xml:space="preserve"> available online sources. </w:t>
      </w:r>
      <w:r>
        <w:rPr>
          <w:smallCaps w:val="0"/>
          <w:spacing w:val="0"/>
          <w:sz w:val="22"/>
          <w:szCs w:val="22"/>
        </w:rPr>
        <w:t xml:space="preserve">The reuse potential includes training machine learning algorithms that do the forecasting. Individual researchers or </w:t>
      </w:r>
      <w:ins w:id="7" w:author="jerry zhou" w:date="2022-10-31T19:04:00Z">
        <w:r w:rsidR="0001101A">
          <w:rPr>
            <w:smallCaps w:val="0"/>
            <w:spacing w:val="0"/>
            <w:sz w:val="22"/>
            <w:szCs w:val="22"/>
          </w:rPr>
          <w:t>organizations</w:t>
        </w:r>
      </w:ins>
      <w:del w:id="8" w:author="jerry zhou" w:date="2022-10-31T19:04:00Z">
        <w:r w:rsidDel="0001101A">
          <w:rPr>
            <w:smallCaps w:val="0"/>
            <w:spacing w:val="0"/>
            <w:sz w:val="22"/>
            <w:szCs w:val="22"/>
          </w:rPr>
          <w:delText>organizations</w:delText>
        </w:r>
      </w:del>
      <w:r>
        <w:rPr>
          <w:smallCaps w:val="0"/>
          <w:spacing w:val="0"/>
          <w:sz w:val="22"/>
          <w:szCs w:val="22"/>
        </w:rPr>
        <w:t xml:space="preserve"> involved in </w:t>
      </w:r>
      <w:ins w:id="9" w:author="jerry zhou" w:date="2022-10-31T19:07:00Z">
        <w:r w:rsidR="0001101A">
          <w:rPr>
            <w:smallCaps w:val="0"/>
            <w:spacing w:val="0"/>
            <w:sz w:val="22"/>
            <w:szCs w:val="22"/>
          </w:rPr>
          <w:t>policymaking</w:t>
        </w:r>
      </w:ins>
      <w:del w:id="10" w:author="jerry zhou" w:date="2022-10-31T19:07:00Z">
        <w:r w:rsidDel="0001101A">
          <w:rPr>
            <w:smallCaps w:val="0"/>
            <w:spacing w:val="0"/>
            <w:sz w:val="22"/>
            <w:szCs w:val="22"/>
          </w:rPr>
          <w:delText>policy making</w:delText>
        </w:r>
      </w:del>
      <w:r>
        <w:rPr>
          <w:smallCaps w:val="0"/>
          <w:spacing w:val="0"/>
          <w:sz w:val="22"/>
          <w:szCs w:val="22"/>
        </w:rPr>
        <w:t xml:space="preserve"> can use it for </w:t>
      </w:r>
      <w:ins w:id="11" w:author="jerry zhou" w:date="2022-10-31T19:08:00Z">
        <w:r w:rsidR="0001101A">
          <w:rPr>
            <w:smallCaps w:val="0"/>
            <w:spacing w:val="0"/>
            <w:sz w:val="22"/>
            <w:szCs w:val="22"/>
          </w:rPr>
          <w:t>analysis</w:t>
        </w:r>
      </w:ins>
      <w:del w:id="12" w:author="jerry zhou" w:date="2022-10-31T19:04:00Z">
        <w:r w:rsidDel="0001101A">
          <w:rPr>
            <w:smallCaps w:val="0"/>
            <w:spacing w:val="0"/>
            <w:sz w:val="22"/>
            <w:szCs w:val="22"/>
          </w:rPr>
          <w:delText>analyzing</w:delText>
        </w:r>
      </w:del>
      <w:r>
        <w:rPr>
          <w:smallCaps w:val="0"/>
          <w:spacing w:val="0"/>
          <w:sz w:val="22"/>
          <w:szCs w:val="22"/>
        </w:rPr>
        <w:t xml:space="preserve"> and </w:t>
      </w:r>
      <w:ins w:id="13" w:author="jerry zhou" w:date="2022-10-31T19:07:00Z">
        <w:r w:rsidR="0001101A">
          <w:rPr>
            <w:smallCaps w:val="0"/>
            <w:spacing w:val="0"/>
            <w:sz w:val="22"/>
            <w:szCs w:val="22"/>
          </w:rPr>
          <w:t>decision-making</w:t>
        </w:r>
      </w:ins>
      <w:del w:id="14" w:author="jerry zhou" w:date="2022-10-31T19:07:00Z">
        <w:r w:rsidDel="0001101A">
          <w:rPr>
            <w:smallCaps w:val="0"/>
            <w:spacing w:val="0"/>
            <w:sz w:val="22"/>
            <w:szCs w:val="22"/>
          </w:rPr>
          <w:delText>decision making</w:delText>
        </w:r>
      </w:del>
      <w:r>
        <w:rPr>
          <w:smallCaps w:val="0"/>
          <w:spacing w:val="0"/>
          <w:sz w:val="22"/>
          <w:szCs w:val="22"/>
        </w:rPr>
        <w:t>. This data set is available through API published online.</w:t>
      </w:r>
    </w:p>
    <w:p w14:paraId="18DE17D7" w14:textId="77777777" w:rsidR="008921CD" w:rsidRDefault="00000000">
      <w:pPr>
        <w:pStyle w:val="Heading1"/>
        <w:rPr>
          <w:rFonts w:ascii="Constantia (Body)" w:hAnsi="Constantia (Body)" w:cs="Constantia (Body)" w:hint="eastAsia"/>
        </w:rPr>
      </w:pPr>
      <w:r>
        <w:rPr>
          <w:rFonts w:ascii="Constantia (Body)" w:hAnsi="Constantia (Body)" w:cs="Constantia (Body)"/>
        </w:rPr>
        <w:t>Purpose</w:t>
      </w:r>
    </w:p>
    <w:p w14:paraId="1B4561EF" w14:textId="77777777" w:rsidR="008921CD" w:rsidRDefault="008921CD">
      <w:pPr>
        <w:rPr>
          <w:rFonts w:ascii="Constantia (Body)" w:hAnsi="Constantia (Body)" w:cs="Constantia (Body)" w:hint="eastAsia"/>
          <w:sz w:val="22"/>
          <w:szCs w:val="22"/>
        </w:rPr>
      </w:pPr>
    </w:p>
    <w:p w14:paraId="4FCAC499" w14:textId="0D772056" w:rsidR="008921CD" w:rsidRDefault="00000000">
      <w:pPr>
        <w:rPr>
          <w:rFonts w:ascii="Constantia (Body)" w:hAnsi="Constantia (Body)" w:hint="eastAsia"/>
          <w:sz w:val="22"/>
          <w:szCs w:val="22"/>
        </w:rPr>
      </w:pPr>
      <w:r>
        <w:rPr>
          <w:rFonts w:ascii="Constantia (Body)" w:hAnsi="Constantia (Body)"/>
          <w:sz w:val="22"/>
          <w:szCs w:val="22"/>
        </w:rPr>
        <w:t xml:space="preserve">New Zealand is a relatively small developed free market economy </w:t>
      </w:r>
      <w:ins w:id="15" w:author="jerry zhou" w:date="2022-10-31T19:07:00Z">
        <w:r w:rsidR="0001101A">
          <w:rPr>
            <w:rFonts w:ascii="Constantia (Body)" w:hAnsi="Constantia (Body)" w:hint="eastAsia"/>
            <w:sz w:val="22"/>
            <w:szCs w:val="22"/>
          </w:rPr>
          <w:t>economic</w:t>
        </w:r>
      </w:ins>
      <w:del w:id="16" w:author="jerry zhou" w:date="2022-10-31T19:07:00Z">
        <w:r w:rsidDel="0001101A">
          <w:rPr>
            <w:rFonts w:ascii="Constantia (Body)" w:hAnsi="Constantia (Body)"/>
            <w:sz w:val="22"/>
            <w:szCs w:val="22"/>
          </w:rPr>
          <w:delText>economical</w:delText>
        </w:r>
      </w:del>
      <w:r>
        <w:rPr>
          <w:rFonts w:ascii="Constantia (Body)" w:hAnsi="Constantia (Body)"/>
          <w:sz w:val="22"/>
          <w:szCs w:val="22"/>
        </w:rPr>
        <w:t xml:space="preserve"> entity. It is </w:t>
      </w:r>
      <w:ins w:id="17" w:author="jerry zhou" w:date="2022-10-31T19:08:00Z">
        <w:r w:rsidR="0001101A">
          <w:rPr>
            <w:rFonts w:ascii="Constantia (Body)" w:hAnsi="Constantia (Body)" w:hint="eastAsia"/>
            <w:sz w:val="22"/>
            <w:szCs w:val="22"/>
          </w:rPr>
          <w:t>ranked</w:t>
        </w:r>
      </w:ins>
      <w:del w:id="18" w:author="jerry zhou" w:date="2022-10-31T19:08:00Z">
        <w:r w:rsidDel="0001101A">
          <w:rPr>
            <w:rFonts w:ascii="Constantia (Body)" w:hAnsi="Constantia (Body)"/>
            <w:sz w:val="22"/>
            <w:szCs w:val="22"/>
          </w:rPr>
          <w:delText>ranking</w:delText>
        </w:r>
      </w:del>
      <w:r>
        <w:rPr>
          <w:rFonts w:ascii="Constantia (Body)" w:hAnsi="Constantia (Body)"/>
          <w:sz w:val="22"/>
          <w:szCs w:val="22"/>
        </w:rPr>
        <w:t xml:space="preserve"> 50</w:t>
      </w:r>
      <w:r>
        <w:rPr>
          <w:rFonts w:ascii="Constantia (Body)" w:hAnsi="Constantia (Body)"/>
          <w:sz w:val="22"/>
          <w:szCs w:val="22"/>
          <w:vertAlign w:val="superscript"/>
        </w:rPr>
        <w:t>th</w:t>
      </w:r>
      <w:r>
        <w:rPr>
          <w:rFonts w:ascii="Constantia (Body)" w:hAnsi="Constantia (Body)"/>
          <w:sz w:val="22"/>
          <w:szCs w:val="22"/>
        </w:rPr>
        <w:t xml:space="preserve"> economy in the world measured by gross domestic product (GDP) [4]. Trade is critical to our economy</w:t>
      </w:r>
      <w:ins w:id="19" w:author="jerry zhou" w:date="2022-10-31T19:08:00Z">
        <w:r w:rsidR="0001101A">
          <w:rPr>
            <w:rFonts w:ascii="Constantia (Body)" w:hAnsi="Constantia (Body)" w:hint="eastAsia"/>
            <w:sz w:val="22"/>
            <w:szCs w:val="22"/>
          </w:rPr>
          <w:t>. Our</w:t>
        </w:r>
      </w:ins>
      <w:del w:id="20" w:author="jerry zhou" w:date="2022-10-31T19:08:00Z">
        <w:r w:rsidDel="0001101A">
          <w:rPr>
            <w:rFonts w:ascii="Constantia (Body)" w:hAnsi="Constantia (Body)"/>
            <w:sz w:val="22"/>
            <w:szCs w:val="22"/>
          </w:rPr>
          <w:delText>, our</w:delText>
        </w:r>
      </w:del>
      <w:r>
        <w:rPr>
          <w:rFonts w:ascii="Constantia (Body)" w:hAnsi="Constantia (Body)"/>
          <w:sz w:val="22"/>
          <w:szCs w:val="22"/>
        </w:rPr>
        <w:t xml:space="preserve"> prosperity relies on overseas business. Kiwi needs to pay for the goods and services imported </w:t>
      </w:r>
      <w:del w:id="21" w:author="jerry zhou" w:date="2022-10-31T19:09:00Z">
        <w:r w:rsidDel="0001101A">
          <w:rPr>
            <w:rFonts w:ascii="Constantia (Body)" w:hAnsi="Constantia (Body)"/>
            <w:sz w:val="22"/>
            <w:szCs w:val="22"/>
          </w:rPr>
          <w:delText xml:space="preserve">from </w:delText>
        </w:r>
      </w:del>
      <w:r>
        <w:rPr>
          <w:rFonts w:ascii="Constantia (Body)" w:hAnsi="Constantia (Body)"/>
          <w:sz w:val="22"/>
          <w:szCs w:val="22"/>
        </w:rPr>
        <w:t>overseas by selling our products to other countries. Currently, international trade (exports and imports) make</w:t>
      </w:r>
      <w:r>
        <w:rPr>
          <w:rFonts w:ascii="Constantia (Body)" w:hAnsi="Constantia (Body)" w:hint="eastAsia"/>
          <w:sz w:val="22"/>
          <w:szCs w:val="22"/>
        </w:rPr>
        <w:t>s</w:t>
      </w:r>
      <w:r>
        <w:rPr>
          <w:rFonts w:ascii="Constantia (Body)" w:hAnsi="Constantia (Body)"/>
          <w:sz w:val="22"/>
          <w:szCs w:val="22"/>
        </w:rPr>
        <w:t xml:space="preserve"> up around 60% of the total economic activity [3]. </w:t>
      </w:r>
    </w:p>
    <w:p w14:paraId="30E4F2F5" w14:textId="3DE90F13" w:rsidR="008921CD" w:rsidRDefault="00000000">
      <w:pPr>
        <w:rPr>
          <w:rFonts w:ascii="Constantia (Body)" w:hAnsi="Constantia (Body)" w:cs="Constantia (Body)" w:hint="eastAsia"/>
          <w:sz w:val="22"/>
          <w:szCs w:val="22"/>
          <w:lang w:eastAsia="zh-CN"/>
        </w:rPr>
      </w:pPr>
      <w:r>
        <w:rPr>
          <w:rFonts w:ascii="Constantia (Body)" w:hAnsi="Constantia (Body)" w:cs="Constantia (Body)"/>
          <w:sz w:val="22"/>
          <w:szCs w:val="22"/>
        </w:rPr>
        <w:t xml:space="preserve">Our aim is to collect a data set that contains a small but limited number of the most critical economic data indicators, such as monetary policy indicators (OCR only), house price indices (HPI), CPI </w:t>
      </w:r>
      <w:r>
        <w:rPr>
          <w:rFonts w:ascii="Constantia (Body)" w:hAnsi="Constantia (Body)"/>
          <w:sz w:val="22"/>
          <w:szCs w:val="22"/>
        </w:rPr>
        <w:t>consumer price index (CPI)</w:t>
      </w:r>
      <w:r>
        <w:rPr>
          <w:rFonts w:ascii="Constantia (Body)" w:hAnsi="Constantia (Body)" w:cs="Constantia (Body)"/>
          <w:sz w:val="22"/>
          <w:szCs w:val="22"/>
        </w:rPr>
        <w:t xml:space="preserve">, unemployment rate, tourism data and import/export data, with the expectation of seeing correlations between the data, which may provide a reference for financial planning for companies or individuals. </w:t>
      </w:r>
      <w:r>
        <w:rPr>
          <w:rFonts w:ascii="Constantia (Body)" w:hAnsi="Constantia (Body)" w:cs="Constantia (Body)" w:hint="eastAsia"/>
          <w:sz w:val="22"/>
          <w:szCs w:val="22"/>
          <w:lang w:eastAsia="zh-CN"/>
        </w:rPr>
        <w:t>R</w:t>
      </w:r>
      <w:r>
        <w:rPr>
          <w:rFonts w:ascii="Constantia (Body)" w:hAnsi="Constantia (Body)" w:cs="Constantia (Body)"/>
          <w:sz w:val="22"/>
          <w:szCs w:val="22"/>
        </w:rPr>
        <w:t>euse potential includes</w:t>
      </w:r>
      <w:r>
        <w:rPr>
          <w:rFonts w:ascii="Constantia (Body)" w:hAnsi="Constantia (Body)" w:cs="Constantia (Body)" w:hint="eastAsia"/>
          <w:sz w:val="22"/>
          <w:szCs w:val="22"/>
          <w:lang w:eastAsia="zh-CN"/>
        </w:rPr>
        <w:t xml:space="preserve"> but </w:t>
      </w:r>
      <w:ins w:id="22" w:author="jerry zhou" w:date="2022-10-31T19:03:00Z">
        <w:r w:rsidR="0001101A">
          <w:rPr>
            <w:rFonts w:ascii="Constantia (Body)" w:hAnsi="Constantia (Body)" w:cs="Constantia (Body)" w:hint="eastAsia"/>
            <w:sz w:val="22"/>
            <w:szCs w:val="22"/>
            <w:lang w:eastAsia="zh-CN"/>
          </w:rPr>
          <w:t xml:space="preserve">is </w:t>
        </w:r>
      </w:ins>
      <w:r>
        <w:rPr>
          <w:rFonts w:ascii="Constantia (Body)" w:hAnsi="Constantia (Body)" w:cs="Constantia (Body)" w:hint="eastAsia"/>
          <w:sz w:val="22"/>
          <w:szCs w:val="22"/>
          <w:lang w:eastAsia="zh-CN"/>
        </w:rPr>
        <w:t>not limited to</w:t>
      </w:r>
      <w:r>
        <w:rPr>
          <w:rFonts w:ascii="Constantia (Body)" w:hAnsi="Constantia (Body)" w:cs="Constantia (Body)"/>
          <w:sz w:val="22"/>
          <w:szCs w:val="22"/>
        </w:rPr>
        <w:t xml:space="preserve"> </w:t>
      </w:r>
      <w:r>
        <w:rPr>
          <w:rFonts w:ascii="Constantia (Body)" w:hAnsi="Constantia (Body)" w:cs="Constantia (Body)" w:hint="eastAsia"/>
          <w:sz w:val="22"/>
          <w:szCs w:val="22"/>
          <w:lang w:eastAsia="zh-CN"/>
        </w:rPr>
        <w:t>r</w:t>
      </w:r>
      <w:r>
        <w:rPr>
          <w:rFonts w:ascii="Constantia (Body)" w:hAnsi="Constantia (Body)"/>
          <w:sz w:val="22"/>
          <w:szCs w:val="22"/>
        </w:rPr>
        <w:t>etrospective analy</w:t>
      </w:r>
      <w:r>
        <w:rPr>
          <w:rFonts w:ascii="Constantia (Body)" w:hAnsi="Constantia (Body)" w:hint="eastAsia"/>
          <w:sz w:val="22"/>
          <w:szCs w:val="22"/>
          <w:lang w:eastAsia="zh-CN"/>
        </w:rPr>
        <w:t xml:space="preserve">sis using </w:t>
      </w:r>
      <w:r>
        <w:rPr>
          <w:rFonts w:ascii="Constantia (Body)" w:hAnsi="Constantia (Body)"/>
          <w:sz w:val="22"/>
          <w:szCs w:val="22"/>
        </w:rPr>
        <w:t xml:space="preserve">data </w:t>
      </w:r>
      <w:ins w:id="23" w:author="jerry zhou" w:date="2022-10-31T19:04:00Z">
        <w:r w:rsidR="0001101A">
          <w:rPr>
            <w:rFonts w:ascii="Constantia (Body)" w:hAnsi="Constantia (Body)" w:hint="eastAsia"/>
            <w:sz w:val="22"/>
            <w:szCs w:val="22"/>
          </w:rPr>
          <w:t>visualization</w:t>
        </w:r>
      </w:ins>
      <w:del w:id="24" w:author="jerry zhou" w:date="2022-10-31T19:04:00Z">
        <w:r w:rsidDel="0001101A">
          <w:rPr>
            <w:rFonts w:ascii="Constantia (Body)" w:hAnsi="Constantia (Body)"/>
            <w:sz w:val="22"/>
            <w:szCs w:val="22"/>
          </w:rPr>
          <w:delText>visualization</w:delText>
        </w:r>
      </w:del>
      <w:r>
        <w:rPr>
          <w:rFonts w:ascii="Constantia (Body)" w:hAnsi="Constantia (Body)" w:hint="eastAsia"/>
          <w:sz w:val="22"/>
          <w:szCs w:val="22"/>
          <w:lang w:eastAsia="zh-CN"/>
        </w:rPr>
        <w:t xml:space="preserve"> and </w:t>
      </w:r>
      <w:r>
        <w:rPr>
          <w:rFonts w:ascii="Constantia (Body)" w:hAnsi="Constantia (Body)" w:cs="Constantia (Body)"/>
          <w:sz w:val="22"/>
          <w:szCs w:val="22"/>
        </w:rPr>
        <w:t>training machine learning algorithms that do the forecasting</w:t>
      </w:r>
      <w:r>
        <w:rPr>
          <w:rFonts w:ascii="Constantia (Body)" w:hAnsi="Constantia (Body)" w:cs="Constantia (Body)" w:hint="eastAsia"/>
          <w:sz w:val="22"/>
          <w:szCs w:val="22"/>
          <w:lang w:eastAsia="zh-CN"/>
        </w:rPr>
        <w:t xml:space="preserve">. </w:t>
      </w:r>
    </w:p>
    <w:p w14:paraId="5A495E85" w14:textId="77777777" w:rsidR="008921CD" w:rsidRDefault="00000000">
      <w:pPr>
        <w:pStyle w:val="Heading1"/>
        <w:rPr>
          <w:rFonts w:ascii="Constantia (Body)" w:hAnsi="Constantia (Body)" w:cs="Constantia (Body)" w:hint="eastAsia"/>
        </w:rPr>
      </w:pPr>
      <w:r>
        <w:rPr>
          <w:rFonts w:ascii="Constantia (Body)" w:hAnsi="Constantia (Body)" w:cs="Constantia (Body)"/>
        </w:rPr>
        <w:t>Methodology</w:t>
      </w:r>
    </w:p>
    <w:p w14:paraId="4BBBF306" w14:textId="7D8F969D" w:rsidR="008921CD" w:rsidRDefault="00000000">
      <w:pPr>
        <w:rPr>
          <w:rFonts w:ascii="Constantia (Body)" w:hAnsi="Constantia (Body)" w:cs="Constantia (Body)" w:hint="eastAsia"/>
          <w:color w:val="000000"/>
          <w:sz w:val="22"/>
          <w:szCs w:val="22"/>
        </w:rPr>
      </w:pPr>
      <w:r>
        <w:rPr>
          <w:rFonts w:ascii="Constantia (Body)" w:hAnsi="Constantia (Body)" w:cs="Constantia (Body)" w:hint="eastAsia"/>
          <w:color w:val="000000"/>
          <w:sz w:val="22"/>
          <w:szCs w:val="22"/>
          <w:lang w:eastAsia="zh-CN"/>
        </w:rPr>
        <w:t xml:space="preserve">We have conducted our project </w:t>
      </w:r>
      <w:del w:id="25" w:author="jerry zhou" w:date="2022-10-31T19:03:00Z">
        <w:r w:rsidDel="0001101A">
          <w:rPr>
            <w:rFonts w:ascii="Constantia (Body)" w:hAnsi="Constantia (Body)" w:cs="Constantia (Body)"/>
            <w:color w:val="000000"/>
            <w:sz w:val="22"/>
            <w:szCs w:val="22"/>
            <w:lang w:eastAsia="zh-CN"/>
          </w:rPr>
          <w:delText>primary</w:delText>
        </w:r>
        <w:r w:rsidDel="0001101A">
          <w:rPr>
            <w:rFonts w:ascii="Constantia (Body)" w:hAnsi="Constantia (Body)" w:cs="Constantia (Body)" w:hint="eastAsia"/>
            <w:color w:val="000000"/>
            <w:sz w:val="22"/>
            <w:szCs w:val="22"/>
            <w:lang w:eastAsia="zh-CN"/>
          </w:rPr>
          <w:delText xml:space="preserve"> </w:delText>
        </w:r>
      </w:del>
      <w:r>
        <w:rPr>
          <w:rFonts w:ascii="Constantia (Body)" w:hAnsi="Constantia (Body)" w:cs="Constantia (Body)" w:hint="eastAsia"/>
          <w:color w:val="000000"/>
          <w:sz w:val="22"/>
          <w:szCs w:val="22"/>
          <w:lang w:eastAsia="zh-CN"/>
        </w:rPr>
        <w:t>based on the</w:t>
      </w:r>
      <w:r>
        <w:rPr>
          <w:rFonts w:ascii="Constantia (Body)" w:hAnsi="Constantia (Body)" w:cs="Constantia (Body)"/>
          <w:color w:val="000000"/>
          <w:sz w:val="22"/>
          <w:szCs w:val="22"/>
        </w:rPr>
        <w:t xml:space="preserve"> steps shown in </w:t>
      </w:r>
      <w:ins w:id="26" w:author="jerry zhou" w:date="2022-10-31T19:03:00Z">
        <w:r w:rsidR="0001101A">
          <w:rPr>
            <w:rFonts w:ascii="Constantia (Body)" w:hAnsi="Constantia (Body)" w:cs="Constantia (Body)" w:hint="eastAsia"/>
            <w:color w:val="000000"/>
            <w:sz w:val="22"/>
            <w:szCs w:val="22"/>
          </w:rPr>
          <w:t xml:space="preserve">the </w:t>
        </w:r>
      </w:ins>
      <w:r>
        <w:rPr>
          <w:rFonts w:ascii="Constantia (Body)" w:hAnsi="Constantia (Body)" w:cs="Constantia (Body)"/>
          <w:color w:val="000000"/>
          <w:sz w:val="22"/>
          <w:szCs w:val="22"/>
        </w:rPr>
        <w:t>following diagram:</w:t>
      </w:r>
    </w:p>
    <w:p w14:paraId="04671DCD" w14:textId="77777777" w:rsidR="008921CD" w:rsidRDefault="00000000">
      <w:pPr>
        <w:pStyle w:val="Photo"/>
        <w:jc w:val="right"/>
        <w:rPr>
          <w:rFonts w:ascii="Constantia (Body)" w:hAnsi="Constantia (Body)" w:cs="Constantia (Body)" w:hint="eastAsia"/>
          <w:color w:val="595959" w:themeColor="text1" w:themeTint="A6"/>
          <w:sz w:val="16"/>
          <w:szCs w:val="16"/>
        </w:rPr>
      </w:pPr>
      <w:r>
        <w:rPr>
          <w:rFonts w:ascii="Constantia (Body)" w:hAnsi="Constantia (Body)" w:cs="Constantia (Body)"/>
          <w:color w:val="595959" w:themeColor="text1" w:themeTint="A6"/>
          <w:sz w:val="16"/>
          <w:szCs w:val="16"/>
        </w:rPr>
        <w:t xml:space="preserve">Image Source: </w:t>
      </w:r>
      <w:r>
        <w:rPr>
          <w:rFonts w:ascii="Constantia (Body)" w:hAnsi="Constantia (Body)" w:cs="Constantia (Body)"/>
          <w:color w:val="555555"/>
          <w:sz w:val="16"/>
          <w:szCs w:val="16"/>
          <w:shd w:val="clear" w:color="auto" w:fill="FFFFFF"/>
        </w:rPr>
        <w:t>monkeylearn.com</w:t>
      </w:r>
    </w:p>
    <w:p w14:paraId="02EEF52D" w14:textId="77777777" w:rsidR="008921CD" w:rsidRDefault="00000000">
      <w:pPr>
        <w:keepNext/>
        <w:shd w:val="clear" w:color="auto" w:fill="FFFFFF"/>
        <w:spacing w:before="100" w:beforeAutospacing="1" w:after="100" w:afterAutospacing="1" w:line="240" w:lineRule="auto"/>
        <w:ind w:left="720"/>
        <w:jc w:val="center"/>
        <w:rPr>
          <w:rFonts w:ascii="Constantia (Body)" w:hAnsi="Constantia (Body)" w:cs="Constantia (Body)" w:hint="eastAsia"/>
        </w:rPr>
      </w:pPr>
      <w:r>
        <w:rPr>
          <w:rFonts w:ascii="Constantia (Body)" w:hAnsi="Constantia (Body)" w:cs="Constantia (Body)"/>
        </w:rPr>
        <w:fldChar w:fldCharType="begin"/>
      </w:r>
      <w:r>
        <w:rPr>
          <w:rFonts w:ascii="Constantia (Body)" w:hAnsi="Constantia (Body)" w:cs="Constantia (Body)"/>
        </w:rPr>
        <w:instrText xml:space="preserve"> INCLUDEPICTURE "https://d33wubrfki0l68.cloudfront.net/11da9da24f0c0bf32d9914ee5ff4937a0a6e7c70/6d58f/static/b823e744c7c3380b2b7cc360a07fc20d/dac33/data-wrangling-steps.jpg" \* MERGEFORMATINET </w:instrText>
      </w:r>
      <w:r>
        <w:rPr>
          <w:rFonts w:ascii="Constantia (Body)" w:hAnsi="Constantia (Body)" w:cs="Constantia (Body)"/>
        </w:rPr>
        <w:fldChar w:fldCharType="separate"/>
      </w:r>
      <w:r>
        <w:rPr>
          <w:rFonts w:ascii="Constantia (Body)" w:hAnsi="Constantia (Body)" w:cs="Constantia (Body)"/>
          <w:noProof/>
        </w:rPr>
        <w:drawing>
          <wp:inline distT="0" distB="0" distL="0" distR="0" wp14:anchorId="07A9629A" wp14:editId="08385CDB">
            <wp:extent cx="5046345" cy="19951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074589" cy="2006196"/>
                    </a:xfrm>
                    <a:prstGeom prst="rect">
                      <a:avLst/>
                    </a:prstGeom>
                    <a:noFill/>
                    <a:ln>
                      <a:noFill/>
                    </a:ln>
                  </pic:spPr>
                </pic:pic>
              </a:graphicData>
            </a:graphic>
          </wp:inline>
        </w:drawing>
      </w:r>
      <w:r>
        <w:rPr>
          <w:rFonts w:ascii="Constantia (Body)" w:hAnsi="Constantia (Body)" w:cs="Constantia (Body)"/>
        </w:rPr>
        <w:fldChar w:fldCharType="end"/>
      </w:r>
    </w:p>
    <w:p w14:paraId="24407F90" w14:textId="77777777" w:rsidR="008921CD" w:rsidRDefault="00000000">
      <w:pPr>
        <w:pStyle w:val="Caption"/>
        <w:jc w:val="center"/>
        <w:rPr>
          <w:rFonts w:ascii="Constantia (Body)" w:eastAsia="Times New Roman" w:hAnsi="Constantia (Body)" w:cs="Constantia (Body)"/>
          <w:color w:val="24292F"/>
          <w:sz w:val="22"/>
          <w:szCs w:val="22"/>
          <w:lang w:val="en-S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1</w:t>
      </w:r>
      <w:r>
        <w:rPr>
          <w:rFonts w:ascii="Constantia (Body)" w:hAnsi="Constantia (Body)" w:cs="Constantia (Body)"/>
        </w:rPr>
        <w:fldChar w:fldCharType="end"/>
      </w:r>
      <w:r>
        <w:rPr>
          <w:rFonts w:ascii="Constantia (Body)" w:hAnsi="Constantia (Body)" w:cs="Constantia (Body)"/>
        </w:rPr>
        <w:t xml:space="preserve"> Data Process Pipeline</w:t>
      </w:r>
    </w:p>
    <w:p w14:paraId="596A8457" w14:textId="1FDD4CC5" w:rsidR="008921CD" w:rsidRDefault="00000000">
      <w:pPr>
        <w:rPr>
          <w:rFonts w:ascii="Constantia (Body)" w:hAnsi="Constantia (Body)" w:cs="Constantia (Body)" w:hint="eastAsia"/>
          <w:color w:val="000000"/>
          <w:sz w:val="22"/>
          <w:szCs w:val="22"/>
        </w:rPr>
      </w:pPr>
      <w:r>
        <w:rPr>
          <w:rFonts w:ascii="Constantia (Body)" w:hAnsi="Constantia (Body)" w:cs="Constantia (Body)" w:hint="eastAsia"/>
          <w:color w:val="000000"/>
          <w:sz w:val="22"/>
          <w:szCs w:val="22"/>
          <w:lang w:eastAsia="zh-CN"/>
        </w:rPr>
        <w:t xml:space="preserve">The main steps can be </w:t>
      </w:r>
      <w:ins w:id="27" w:author="jerry zhou" w:date="2022-10-31T19:04:00Z">
        <w:r w:rsidR="0001101A">
          <w:rPr>
            <w:rFonts w:ascii="Constantia (Body)" w:hAnsi="Constantia (Body)" w:cs="Constantia (Body)" w:hint="eastAsia"/>
            <w:color w:val="000000"/>
            <w:sz w:val="22"/>
            <w:szCs w:val="22"/>
          </w:rPr>
          <w:t>summarized</w:t>
        </w:r>
      </w:ins>
      <w:del w:id="28" w:author="jerry zhou" w:date="2022-10-31T19:04:00Z">
        <w:r w:rsidDel="0001101A">
          <w:rPr>
            <w:rFonts w:ascii="Constantia (Body)" w:hAnsi="Constantia (Body)" w:cs="Constantia (Body)"/>
            <w:color w:val="000000"/>
            <w:sz w:val="22"/>
            <w:szCs w:val="22"/>
          </w:rPr>
          <w:delText>summarized</w:delText>
        </w:r>
      </w:del>
      <w:r>
        <w:rPr>
          <w:rFonts w:ascii="Constantia (Body)" w:hAnsi="Constantia (Body)" w:cs="Constantia (Body)"/>
          <w:color w:val="000000"/>
          <w:sz w:val="22"/>
          <w:szCs w:val="22"/>
        </w:rPr>
        <w:t xml:space="preserve"> into the following modules:</w:t>
      </w:r>
    </w:p>
    <w:p w14:paraId="6663E3F5" w14:textId="77777777" w:rsidR="008921CD" w:rsidRDefault="00000000">
      <w:pPr>
        <w:pStyle w:val="ListParagraph"/>
        <w:numPr>
          <w:ilvl w:val="0"/>
          <w:numId w:val="3"/>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Goals &amp; </w:t>
      </w:r>
      <w:r>
        <w:rPr>
          <w:rFonts w:ascii="Constantia (Body)" w:hAnsi="Constantia (Body)" w:cs="Constantia (Body)" w:hint="eastAsia"/>
          <w:sz w:val="22"/>
          <w:szCs w:val="22"/>
          <w:lang w:eastAsia="zh-CN"/>
        </w:rPr>
        <w:t xml:space="preserve">Data </w:t>
      </w:r>
      <w:r>
        <w:rPr>
          <w:rFonts w:ascii="Constantia (Body)" w:hAnsi="Constantia (Body)" w:cs="Constantia (Body)"/>
          <w:sz w:val="22"/>
          <w:szCs w:val="22"/>
          <w:lang w:val="en-SG" w:eastAsia="zh-CN"/>
        </w:rPr>
        <w:t>Model</w:t>
      </w:r>
    </w:p>
    <w:p w14:paraId="212D0C7E" w14:textId="77777777" w:rsidR="008921CD" w:rsidRDefault="00000000">
      <w:pPr>
        <w:pStyle w:val="ListParagraph"/>
        <w:numPr>
          <w:ilvl w:val="0"/>
          <w:numId w:val="3"/>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Data Collection</w:t>
      </w:r>
    </w:p>
    <w:p w14:paraId="5844F31F" w14:textId="77777777" w:rsidR="008921CD" w:rsidRDefault="00000000">
      <w:pPr>
        <w:pStyle w:val="ListParagraph"/>
        <w:numPr>
          <w:ilvl w:val="0"/>
          <w:numId w:val="3"/>
        </w:numPr>
        <w:rPr>
          <w:rFonts w:ascii="Constantia (Body)" w:hAnsi="Constantia (Body)" w:cs="Constantia (Body)" w:hint="eastAsia"/>
          <w:sz w:val="22"/>
          <w:szCs w:val="22"/>
        </w:rPr>
      </w:pPr>
      <w:r>
        <w:rPr>
          <w:rFonts w:ascii="Constantia (Body)" w:hAnsi="Constantia (Body)" w:cs="Constantia (Body)"/>
          <w:sz w:val="22"/>
          <w:szCs w:val="22"/>
        </w:rPr>
        <w:t>Data Wrangling</w:t>
      </w:r>
    </w:p>
    <w:p w14:paraId="682FD2B0" w14:textId="77777777" w:rsidR="008921CD" w:rsidRDefault="00000000">
      <w:pPr>
        <w:pStyle w:val="ListParagraph"/>
        <w:numPr>
          <w:ilvl w:val="0"/>
          <w:numId w:val="3"/>
        </w:numPr>
        <w:rPr>
          <w:rFonts w:ascii="Constantia (Body)" w:hAnsi="Constantia (Body)" w:cs="Constantia (Body)" w:hint="eastAsia"/>
          <w:sz w:val="22"/>
          <w:szCs w:val="22"/>
        </w:rPr>
      </w:pPr>
      <w:r>
        <w:rPr>
          <w:rFonts w:ascii="Constantia (Body)" w:hAnsi="Constantia (Body)" w:cs="Constantia (Body)"/>
          <w:sz w:val="22"/>
          <w:szCs w:val="22"/>
        </w:rPr>
        <w:t>Data Visualize &amp; Analyze</w:t>
      </w:r>
    </w:p>
    <w:p w14:paraId="0DB28F65" w14:textId="59A4E4FC" w:rsidR="008921CD" w:rsidRDefault="00000000">
      <w:pPr>
        <w:pStyle w:val="Heading2"/>
        <w:rPr>
          <w:rFonts w:ascii="Constantia (Body)" w:hAnsi="Constantia (Body)" w:cs="Constantia (Body)" w:hint="eastAsia"/>
        </w:rPr>
      </w:pPr>
      <w:del w:id="29" w:author="jerry zhou" w:date="2022-10-31T19:08:00Z">
        <w:r w:rsidDel="0001101A">
          <w:rPr>
            <w:rFonts w:ascii="Constantia (Body)" w:hAnsi="Constantia (Body)" w:cs="Constantia (Body)" w:hint="eastAsia"/>
            <w:lang w:eastAsia="zh-CN"/>
          </w:rPr>
          <w:lastRenderedPageBreak/>
          <w:delText xml:space="preserve">Goals &amp; </w:delText>
        </w:r>
      </w:del>
      <w:r>
        <w:rPr>
          <w:rFonts w:ascii="Constantia (Body)" w:hAnsi="Constantia (Body)" w:cs="Constantia (Body)" w:hint="eastAsia"/>
          <w:lang w:eastAsia="zh-CN"/>
        </w:rPr>
        <w:t xml:space="preserve">Data </w:t>
      </w:r>
      <w:r>
        <w:rPr>
          <w:rFonts w:ascii="Constantia (Body)" w:hAnsi="Constantia (Body)" w:cs="Constantia (Body)"/>
          <w:lang w:val="en-SG" w:eastAsia="zh-CN"/>
        </w:rPr>
        <w:t>Model</w:t>
      </w:r>
    </w:p>
    <w:p w14:paraId="1633C6EC" w14:textId="0ABF79B9" w:rsidR="008921CD" w:rsidDel="0001101A" w:rsidRDefault="00000000">
      <w:pPr>
        <w:rPr>
          <w:del w:id="30" w:author="jerry zhou" w:date="2022-10-31T19:09:00Z"/>
          <w:rFonts w:ascii="Constantia (Body)" w:hAnsi="Constantia (Body)" w:cs="Constantia (Body)" w:hint="eastAsia"/>
          <w:sz w:val="22"/>
          <w:szCs w:val="22"/>
        </w:rPr>
      </w:pPr>
      <w:del w:id="31" w:author="jerry zhou" w:date="2022-10-31T19:09:00Z">
        <w:r w:rsidDel="0001101A">
          <w:rPr>
            <w:rFonts w:ascii="Constantia (Body)" w:hAnsi="Constantia (Body)" w:cs="Constantia (Body)" w:hint="eastAsia"/>
            <w:sz w:val="22"/>
            <w:szCs w:val="22"/>
            <w:lang w:eastAsia="zh-CN"/>
          </w:rPr>
          <w:delText xml:space="preserve">Our goal is to collect sufficient data regarding New </w:delText>
        </w:r>
      </w:del>
      <w:del w:id="32" w:author="jerry zhou" w:date="2022-10-31T19:02:00Z">
        <w:r w:rsidDel="0001101A">
          <w:rPr>
            <w:rFonts w:ascii="Constantia (Body)" w:hAnsi="Constantia (Body)" w:cs="Constantia (Body)" w:hint="eastAsia"/>
            <w:sz w:val="22"/>
            <w:szCs w:val="22"/>
            <w:lang w:eastAsia="zh-CN"/>
          </w:rPr>
          <w:delText>Zealand</w:delText>
        </w:r>
      </w:del>
      <w:del w:id="33" w:author="jerry zhou" w:date="2022-10-31T19:09:00Z">
        <w:r w:rsidDel="0001101A">
          <w:rPr>
            <w:rFonts w:ascii="Constantia (Body)" w:hAnsi="Constantia (Body)" w:cs="Constantia (Body)" w:hint="eastAsia"/>
            <w:sz w:val="22"/>
            <w:szCs w:val="22"/>
            <w:lang w:eastAsia="zh-CN"/>
          </w:rPr>
          <w:delText xml:space="preserve"> economy as well as its </w:delText>
        </w:r>
        <w:r w:rsidDel="0001101A">
          <w:rPr>
            <w:rFonts w:ascii="Constantia (Body)" w:hAnsi="Constantia (Body)" w:cs="Constantia (Body)"/>
            <w:sz w:val="22"/>
            <w:szCs w:val="22"/>
            <w:lang w:eastAsia="zh-CN"/>
          </w:rPr>
          <w:delText>Montere</w:delText>
        </w:r>
        <w:r w:rsidDel="0001101A">
          <w:rPr>
            <w:rFonts w:ascii="Constantia (Body)" w:hAnsi="Constantia (Body)" w:cs="Constantia (Body)" w:hint="eastAsia"/>
            <w:sz w:val="22"/>
            <w:szCs w:val="22"/>
            <w:lang w:eastAsia="zh-CN"/>
          </w:rPr>
          <w:delText>y policies</w:delText>
        </w:r>
      </w:del>
      <w:del w:id="34" w:author="jerry zhou" w:date="2022-10-31T19:02:00Z">
        <w:r w:rsidDel="0001101A">
          <w:rPr>
            <w:rFonts w:ascii="Constantia (Body)" w:hAnsi="Constantia (Body)" w:cs="Constantia (Body)" w:hint="eastAsia"/>
            <w:sz w:val="22"/>
            <w:szCs w:val="22"/>
            <w:lang w:eastAsia="zh-CN"/>
          </w:rPr>
          <w:delText>,</w:delText>
        </w:r>
      </w:del>
      <w:del w:id="35" w:author="jerry zhou" w:date="2022-10-31T19:09:00Z">
        <w:r w:rsidDel="0001101A">
          <w:rPr>
            <w:rFonts w:ascii="Constantia (Body)" w:hAnsi="Constantia (Body)" w:cs="Constantia (Body)" w:hint="eastAsia"/>
            <w:sz w:val="22"/>
            <w:szCs w:val="22"/>
            <w:lang w:eastAsia="zh-CN"/>
          </w:rPr>
          <w:delText xml:space="preserve"> so we are able to produce a good view of the country and </w:delText>
        </w:r>
      </w:del>
      <w:del w:id="36" w:author="jerry zhou" w:date="2022-10-31T19:04:00Z">
        <w:r w:rsidDel="0001101A">
          <w:rPr>
            <w:rFonts w:ascii="Constantia (Body)" w:hAnsi="Constantia (Body)" w:cs="Constantia (Body)"/>
            <w:sz w:val="22"/>
            <w:szCs w:val="22"/>
            <w:lang w:eastAsia="zh-CN"/>
          </w:rPr>
          <w:delText>analyze</w:delText>
        </w:r>
      </w:del>
      <w:del w:id="37" w:author="jerry zhou" w:date="2022-10-31T19:09:00Z">
        <w:r w:rsidDel="0001101A">
          <w:rPr>
            <w:rFonts w:ascii="Constantia (Body)" w:hAnsi="Constantia (Body)" w:cs="Constantia (Body)" w:hint="eastAsia"/>
            <w:sz w:val="22"/>
            <w:szCs w:val="22"/>
            <w:lang w:eastAsia="zh-CN"/>
          </w:rPr>
          <w:delText xml:space="preserve"> the </w:delText>
        </w:r>
        <w:r w:rsidDel="0001101A">
          <w:rPr>
            <w:rFonts w:ascii="Constantia (Body)" w:hAnsi="Constantia (Body)" w:cs="Constantia (Body)"/>
            <w:sz w:val="22"/>
            <w:szCs w:val="22"/>
            <w:lang w:eastAsia="zh-CN"/>
          </w:rPr>
          <w:delText>effectivene</w:delText>
        </w:r>
        <w:r w:rsidDel="0001101A">
          <w:rPr>
            <w:rFonts w:ascii="Constantia (Body)" w:hAnsi="Constantia (Body)" w:cs="Constantia (Body)" w:hint="eastAsia"/>
            <w:sz w:val="22"/>
            <w:szCs w:val="22"/>
            <w:lang w:eastAsia="zh-CN"/>
          </w:rPr>
          <w:delText>ss of it</w:delText>
        </w:r>
        <w:r w:rsidDel="0001101A">
          <w:rPr>
            <w:rFonts w:ascii="Constantia (Body)" w:hAnsi="Constantia (Body)" w:cs="Constantia (Body)"/>
            <w:sz w:val="22"/>
            <w:szCs w:val="22"/>
            <w:lang w:eastAsia="zh-CN"/>
          </w:rPr>
          <w:delText>s</w:delText>
        </w:r>
        <w:r w:rsidDel="0001101A">
          <w:rPr>
            <w:rFonts w:ascii="Constantia (Body)" w:hAnsi="Constantia (Body)" w:cs="Constantia (Body)" w:hint="eastAsia"/>
            <w:sz w:val="22"/>
            <w:szCs w:val="22"/>
            <w:lang w:eastAsia="zh-CN"/>
          </w:rPr>
          <w:delText xml:space="preserve"> policies via data </w:delText>
        </w:r>
      </w:del>
      <w:del w:id="38" w:author="jerry zhou" w:date="2022-10-31T19:04:00Z">
        <w:r w:rsidDel="0001101A">
          <w:rPr>
            <w:rFonts w:ascii="Constantia (Body)" w:hAnsi="Constantia (Body)" w:hint="eastAsia"/>
            <w:sz w:val="22"/>
            <w:szCs w:val="22"/>
            <w:lang w:eastAsia="zh-CN"/>
          </w:rPr>
          <w:delText>visualization</w:delText>
        </w:r>
      </w:del>
      <w:del w:id="39" w:author="jerry zhou" w:date="2022-10-31T19:09:00Z">
        <w:r w:rsidDel="0001101A">
          <w:rPr>
            <w:rFonts w:ascii="Constantia (Body)" w:hAnsi="Constantia (Body)" w:cs="Constantia (Body)"/>
            <w:sz w:val="22"/>
            <w:szCs w:val="22"/>
          </w:rPr>
          <w:delText>.</w:delText>
        </w:r>
      </w:del>
    </w:p>
    <w:p w14:paraId="5B630C2C" w14:textId="4DD3886D" w:rsidR="008921CD" w:rsidRDefault="00000000">
      <w:pPr>
        <w:rPr>
          <w:rFonts w:ascii="Constantia (Body)" w:hAnsi="Constantia (Body)" w:cs="Constantia (Body)" w:hint="eastAsia"/>
          <w:sz w:val="22"/>
          <w:szCs w:val="22"/>
        </w:rPr>
      </w:pPr>
      <w:r>
        <w:rPr>
          <w:rFonts w:ascii="Constantia (Body)" w:hAnsi="Constantia (Body)" w:cs="Constantia (Body)"/>
          <w:sz w:val="22"/>
          <w:szCs w:val="22"/>
        </w:rPr>
        <w:t xml:space="preserve">Monetary policy that are measures employed by governments to influence economic activity, to be more </w:t>
      </w:r>
      <w:ins w:id="40" w:author="jerry zhou" w:date="2022-10-31T19:01:00Z">
        <w:r w:rsidR="0001101A">
          <w:rPr>
            <w:rFonts w:ascii="Constantia (Body)" w:hAnsi="Constantia (Body)" w:cs="Constantia (Body)" w:hint="eastAsia"/>
            <w:sz w:val="22"/>
            <w:szCs w:val="22"/>
          </w:rPr>
          <w:t>specifically</w:t>
        </w:r>
      </w:ins>
      <w:del w:id="41" w:author="jerry zhou" w:date="2022-10-31T19:01:00Z">
        <w:r w:rsidDel="0001101A">
          <w:rPr>
            <w:rFonts w:ascii="Constantia (Body)" w:hAnsi="Constantia (Body)" w:cs="Constantia (Body)"/>
            <w:sz w:val="22"/>
            <w:szCs w:val="22"/>
          </w:rPr>
          <w:delText>specific</w:delText>
        </w:r>
      </w:del>
      <w:r>
        <w:rPr>
          <w:rFonts w:ascii="Constantia (Body)" w:hAnsi="Constantia (Body)" w:cs="Constantia (Body)"/>
          <w:sz w:val="22"/>
          <w:szCs w:val="22"/>
        </w:rPr>
        <w:t xml:space="preserve">, by manipulating the supplies of money &amp; credit as well as </w:t>
      </w:r>
      <w:ins w:id="42" w:author="jerry zhou" w:date="2022-10-31T19:01:00Z">
        <w:r w:rsidR="0001101A">
          <w:rPr>
            <w:rFonts w:ascii="Constantia (Body)" w:hAnsi="Constantia (Body)" w:cs="Constantia (Body)" w:hint="eastAsia"/>
            <w:sz w:val="22"/>
            <w:szCs w:val="22"/>
          </w:rPr>
          <w:t xml:space="preserve">the </w:t>
        </w:r>
      </w:ins>
      <w:r>
        <w:rPr>
          <w:rFonts w:ascii="Constantia (Body)" w:hAnsi="Constantia (Body)" w:cs="Constantia (Body)"/>
          <w:sz w:val="22"/>
          <w:szCs w:val="22"/>
        </w:rPr>
        <w:t xml:space="preserve">official cash rate (OCR). The </w:t>
      </w:r>
      <w:r>
        <w:rPr>
          <w:rFonts w:ascii="Constantia (Body)" w:hAnsi="Constantia (Body)" w:cs="Constantia (Body)" w:hint="eastAsia"/>
          <w:sz w:val="22"/>
          <w:szCs w:val="22"/>
          <w:lang w:eastAsia="zh-CN"/>
        </w:rPr>
        <w:t xml:space="preserve">common </w:t>
      </w:r>
      <w:r>
        <w:rPr>
          <w:rFonts w:ascii="Constantia (Body)" w:hAnsi="Constantia (Body)" w:cs="Constantia (Body)"/>
          <w:sz w:val="22"/>
          <w:szCs w:val="22"/>
        </w:rPr>
        <w:t xml:space="preserve">objectives of such manipulation are to control inflation, maintain </w:t>
      </w:r>
      <w:ins w:id="43" w:author="jerry zhou" w:date="2022-10-31T19:01:00Z">
        <w:r w:rsidR="0001101A">
          <w:rPr>
            <w:rFonts w:ascii="Constantia (Body)" w:hAnsi="Constantia (Body)" w:cs="Constantia (Body)" w:hint="eastAsia"/>
            <w:sz w:val="22"/>
            <w:szCs w:val="22"/>
          </w:rPr>
          <w:t>a high employment rate</w:t>
        </w:r>
      </w:ins>
      <w:del w:id="44" w:author="jerry zhou" w:date="2022-10-31T19:01:00Z">
        <w:r w:rsidDel="0001101A">
          <w:rPr>
            <w:rFonts w:ascii="Constantia (Body)" w:hAnsi="Constantia (Body)" w:cs="Constantia (Body)"/>
            <w:sz w:val="22"/>
            <w:szCs w:val="22"/>
          </w:rPr>
          <w:delText xml:space="preserve">high employment </w:delText>
        </w:r>
      </w:del>
      <w:del w:id="45" w:author="jerry zhou" w:date="2022-10-31T19:00:00Z">
        <w:r w:rsidDel="0001101A">
          <w:rPr>
            <w:rFonts w:ascii="Constantia (Body)" w:hAnsi="Constantia (Body)" w:cs="Constantia (Body)"/>
            <w:sz w:val="22"/>
            <w:szCs w:val="22"/>
          </w:rPr>
          <w:delText>rate</w:delText>
        </w:r>
      </w:del>
      <w:r>
        <w:rPr>
          <w:rFonts w:ascii="Constantia (Body)" w:hAnsi="Constantia (Body)" w:cs="Constantia (Body)"/>
          <w:sz w:val="22"/>
          <w:szCs w:val="22"/>
        </w:rPr>
        <w:t xml:space="preserve"> and boost economic growth rates, but these objectives are</w:t>
      </w:r>
      <w:r>
        <w:rPr>
          <w:rFonts w:ascii="Constantia (Body)" w:hAnsi="Constantia (Body)" w:cs="Constantia (Body)" w:hint="eastAsia"/>
          <w:sz w:val="22"/>
          <w:szCs w:val="22"/>
          <w:lang w:eastAsia="zh-CN"/>
        </w:rPr>
        <w:t xml:space="preserve"> often </w:t>
      </w:r>
      <w:r>
        <w:rPr>
          <w:rFonts w:ascii="Constantia (Body)" w:hAnsi="Constantia (Body)" w:cs="Constantia (Body)"/>
          <w:sz w:val="22"/>
          <w:szCs w:val="22"/>
        </w:rPr>
        <w:t>in conflict</w:t>
      </w:r>
      <w:r>
        <w:rPr>
          <w:rFonts w:ascii="Constantia (Body)" w:hAnsi="Constantia (Body)" w:cs="Constantia (Body)" w:hint="eastAsia"/>
          <w:sz w:val="22"/>
          <w:szCs w:val="22"/>
          <w:lang w:eastAsia="zh-CN"/>
        </w:rPr>
        <w:t xml:space="preserve"> with each other</w:t>
      </w:r>
      <w:r>
        <w:rPr>
          <w:rFonts w:ascii="Constantia (Body)" w:hAnsi="Constantia (Body)" w:cs="Constantia (Body)"/>
          <w:sz w:val="22"/>
          <w:szCs w:val="22"/>
        </w:rPr>
        <w:t xml:space="preserve">. </w:t>
      </w:r>
      <w:r>
        <w:rPr>
          <w:rFonts w:ascii="Constantia (Body)" w:hAnsi="Constantia (Body)" w:cs="Constantia (Body)"/>
          <w:color w:val="000000"/>
          <w:sz w:val="22"/>
          <w:szCs w:val="22"/>
        </w:rPr>
        <w:t xml:space="preserve">Inflation control is the RBNZ's only objective under the Banking (Prudential Regulation) Act 1989, but the conflicting objective of guaranteeing employment was </w:t>
      </w:r>
      <w:r>
        <w:rPr>
          <w:rFonts w:ascii="Constantia (Body)" w:hAnsi="Constantia (Body)" w:cs="Constantia (Body)" w:hint="eastAsia"/>
          <w:color w:val="000000"/>
          <w:sz w:val="22"/>
          <w:szCs w:val="22"/>
          <w:lang w:eastAsia="zh-CN"/>
        </w:rPr>
        <w:t xml:space="preserve">also </w:t>
      </w:r>
      <w:r>
        <w:rPr>
          <w:rFonts w:ascii="Constantia (Body)" w:hAnsi="Constantia (Body)" w:cs="Constantia (Body)"/>
          <w:color w:val="000000"/>
          <w:sz w:val="22"/>
          <w:szCs w:val="22"/>
        </w:rPr>
        <w:t xml:space="preserve">planned </w:t>
      </w:r>
      <w:r>
        <w:rPr>
          <w:rFonts w:ascii="Constantia (Body)" w:hAnsi="Constantia (Body)" w:cs="Constantia (Body)" w:hint="eastAsia"/>
          <w:color w:val="000000"/>
          <w:sz w:val="22"/>
          <w:szCs w:val="22"/>
          <w:lang w:eastAsia="zh-CN"/>
        </w:rPr>
        <w:t xml:space="preserve">in </w:t>
      </w:r>
      <w:ins w:id="46" w:author="jerry zhou" w:date="2022-10-31T19:00:00Z">
        <w:r w:rsidR="0001101A">
          <w:rPr>
            <w:rFonts w:ascii="Constantia (Body)" w:hAnsi="Constantia (Body)" w:cs="Constantia (Body)" w:hint="eastAsia"/>
            <w:color w:val="000000"/>
            <w:sz w:val="22"/>
            <w:szCs w:val="22"/>
            <w:lang w:eastAsia="zh-CN"/>
          </w:rPr>
          <w:t xml:space="preserve">the </w:t>
        </w:r>
      </w:ins>
      <w:r>
        <w:rPr>
          <w:rFonts w:ascii="Constantia (Body)" w:hAnsi="Constantia (Body)" w:cs="Constantia (Body)" w:hint="eastAsia"/>
          <w:color w:val="000000"/>
          <w:sz w:val="22"/>
          <w:szCs w:val="22"/>
          <w:lang w:eastAsia="zh-CN"/>
        </w:rPr>
        <w:t xml:space="preserve">year </w:t>
      </w:r>
      <w:r>
        <w:rPr>
          <w:rFonts w:ascii="Constantia (Body)" w:hAnsi="Constantia (Body)" w:cs="Constantia (Body)"/>
          <w:color w:val="000000"/>
          <w:sz w:val="22"/>
          <w:szCs w:val="22"/>
        </w:rPr>
        <w:t xml:space="preserve">2018 and added to the Reserve Bank of New Zealand Act 2021 (RBNZ, 2022). We believe we would </w:t>
      </w:r>
      <w:r>
        <w:rPr>
          <w:rFonts w:ascii="Constantia (Body)" w:hAnsi="Constantia (Body)" w:cs="Constantia (Body)" w:hint="eastAsia"/>
          <w:color w:val="000000"/>
          <w:sz w:val="22"/>
          <w:szCs w:val="22"/>
          <w:lang w:eastAsia="zh-CN"/>
        </w:rPr>
        <w:t xml:space="preserve">be able to observe such </w:t>
      </w:r>
      <w:r>
        <w:rPr>
          <w:rFonts w:ascii="Constantia (Body)" w:hAnsi="Constantia (Body)" w:cs="Constantia (Body)"/>
          <w:color w:val="000000"/>
          <w:sz w:val="22"/>
          <w:szCs w:val="22"/>
        </w:rPr>
        <w:t xml:space="preserve">conflict in </w:t>
      </w:r>
      <w:del w:id="47" w:author="jerry zhou" w:date="2022-10-31T19:00:00Z">
        <w:r w:rsidDel="0001101A">
          <w:rPr>
            <w:rFonts w:ascii="Constantia (Body)" w:hAnsi="Constantia (Body)" w:cs="Constantia (Body)"/>
            <w:color w:val="000000"/>
            <w:sz w:val="22"/>
            <w:szCs w:val="22"/>
          </w:rPr>
          <w:delText>the</w:delText>
        </w:r>
        <w:r w:rsidDel="0001101A">
          <w:rPr>
            <w:rFonts w:ascii="Constantia (Body)" w:hAnsi="Constantia (Body)" w:cs="Constantia (Body)" w:hint="eastAsia"/>
            <w:color w:val="000000"/>
            <w:sz w:val="22"/>
            <w:szCs w:val="22"/>
            <w:lang w:eastAsia="zh-CN"/>
          </w:rPr>
          <w:delText xml:space="preserve"> </w:delText>
        </w:r>
      </w:del>
      <w:r>
        <w:rPr>
          <w:rFonts w:ascii="Constantia (Body)" w:hAnsi="Constantia (Body)" w:cs="Constantia (Body)" w:hint="eastAsia"/>
          <w:color w:val="000000"/>
          <w:sz w:val="22"/>
          <w:szCs w:val="22"/>
          <w:lang w:eastAsia="zh-CN"/>
        </w:rPr>
        <w:t>our</w:t>
      </w:r>
      <w:r>
        <w:rPr>
          <w:rFonts w:ascii="Constantia (Body)" w:hAnsi="Constantia (Body)" w:cs="Constantia (Body)"/>
          <w:color w:val="000000"/>
          <w:sz w:val="22"/>
          <w:szCs w:val="22"/>
        </w:rPr>
        <w:t xml:space="preserve"> data. High CPI trends in recent years</w:t>
      </w:r>
      <w:del w:id="48" w:author="jerry zhou" w:date="2022-10-31T19:00:00Z">
        <w:r w:rsidDel="0001101A">
          <w:rPr>
            <w:rFonts w:ascii="Constantia (Body)" w:hAnsi="Constantia (Body)" w:cs="Constantia (Body)"/>
            <w:color w:val="000000"/>
            <w:sz w:val="22"/>
            <w:szCs w:val="22"/>
          </w:rPr>
          <w:delText>,</w:delText>
        </w:r>
      </w:del>
      <w:r>
        <w:rPr>
          <w:rFonts w:ascii="Constantia (Body)" w:hAnsi="Constantia (Body)" w:cs="Constantia (Body)"/>
          <w:color w:val="000000"/>
          <w:sz w:val="22"/>
          <w:szCs w:val="22"/>
        </w:rPr>
        <w:t xml:space="preserve"> caused New Zealand Reserved Bank to restrict </w:t>
      </w:r>
      <w:ins w:id="49" w:author="jerry zhou" w:date="2022-10-31T19:00:00Z">
        <w:r w:rsidR="0001101A">
          <w:rPr>
            <w:rFonts w:ascii="Constantia (Body)" w:hAnsi="Constantia (Body)" w:cs="Constantia (Body)" w:hint="eastAsia"/>
            <w:color w:val="000000"/>
            <w:sz w:val="22"/>
            <w:szCs w:val="22"/>
          </w:rPr>
          <w:t xml:space="preserve">the </w:t>
        </w:r>
      </w:ins>
      <w:r>
        <w:rPr>
          <w:rFonts w:ascii="Constantia (Body)" w:hAnsi="Constantia (Body)" w:cs="Constantia (Body)"/>
          <w:color w:val="000000"/>
          <w:sz w:val="22"/>
          <w:szCs w:val="22"/>
        </w:rPr>
        <w:t xml:space="preserve">money supply and </w:t>
      </w:r>
      <w:ins w:id="50" w:author="jerry zhou" w:date="2022-10-31T19:00:00Z">
        <w:r w:rsidR="0001101A">
          <w:rPr>
            <w:rFonts w:ascii="Constantia (Body)" w:hAnsi="Constantia (Body)" w:cs="Constantia (Body)" w:hint="eastAsia"/>
            <w:color w:val="000000"/>
            <w:sz w:val="22"/>
            <w:szCs w:val="22"/>
          </w:rPr>
          <w:t>increase</w:t>
        </w:r>
      </w:ins>
      <w:del w:id="51" w:author="jerry zhou" w:date="2022-10-31T19:00:00Z">
        <w:r w:rsidDel="0001101A">
          <w:rPr>
            <w:rFonts w:ascii="Constantia (Body)" w:hAnsi="Constantia (Body)" w:cs="Constantia (Body)"/>
            <w:color w:val="000000"/>
            <w:sz w:val="22"/>
            <w:szCs w:val="22"/>
          </w:rPr>
          <w:delText>increasing</w:delText>
        </w:r>
      </w:del>
      <w:r>
        <w:rPr>
          <w:rFonts w:ascii="Constantia (Body)" w:hAnsi="Constantia (Body)" w:cs="Constantia (Body)"/>
          <w:color w:val="000000"/>
          <w:sz w:val="22"/>
          <w:szCs w:val="22"/>
        </w:rPr>
        <w:t xml:space="preserve"> the interest rate </w:t>
      </w:r>
      <w:proofErr w:type="gramStart"/>
      <w:r>
        <w:rPr>
          <w:rFonts w:ascii="Constantia (Body)" w:hAnsi="Constantia (Body)" w:cs="Constantia (Body)"/>
          <w:color w:val="000000"/>
          <w:sz w:val="22"/>
          <w:szCs w:val="22"/>
        </w:rPr>
        <w:t>in an attempt to</w:t>
      </w:r>
      <w:proofErr w:type="gramEnd"/>
      <w:r>
        <w:rPr>
          <w:rFonts w:ascii="Constantia (Body)" w:hAnsi="Constantia (Body)" w:cs="Constantia (Body)"/>
          <w:color w:val="000000"/>
          <w:sz w:val="22"/>
          <w:szCs w:val="22"/>
        </w:rPr>
        <w:t xml:space="preserve"> combat </w:t>
      </w:r>
      <w:ins w:id="52" w:author="jerry zhou" w:date="2022-10-31T19:00:00Z">
        <w:r w:rsidR="0001101A">
          <w:rPr>
            <w:rFonts w:ascii="Constantia (Body)" w:hAnsi="Constantia (Body)" w:cs="Constantia (Body)" w:hint="eastAsia"/>
            <w:color w:val="000000"/>
            <w:sz w:val="22"/>
            <w:szCs w:val="22"/>
          </w:rPr>
          <w:t xml:space="preserve">the </w:t>
        </w:r>
      </w:ins>
      <w:r>
        <w:rPr>
          <w:rFonts w:ascii="Constantia (Body)" w:hAnsi="Constantia (Body)" w:cs="Constantia (Body)"/>
          <w:color w:val="000000"/>
          <w:sz w:val="22"/>
          <w:szCs w:val="22"/>
        </w:rPr>
        <w:t xml:space="preserve">high inflation rate. </w:t>
      </w:r>
    </w:p>
    <w:p w14:paraId="01D6D5EB" w14:textId="0006237B" w:rsidR="008921CD" w:rsidRDefault="00000000">
      <w:pPr>
        <w:rPr>
          <w:rFonts w:ascii="Constantia (Body)" w:hAnsi="Constantia (Body)" w:hint="eastAsia"/>
          <w:color w:val="000000"/>
          <w:sz w:val="22"/>
          <w:szCs w:val="22"/>
          <w:lang w:eastAsia="zh-CN"/>
        </w:rPr>
      </w:pPr>
      <w:r>
        <w:rPr>
          <w:rFonts w:ascii="Constantia (Body)" w:hAnsi="Constantia (Body)" w:hint="eastAsia"/>
          <w:color w:val="000000"/>
          <w:sz w:val="22"/>
          <w:szCs w:val="22"/>
          <w:lang w:eastAsia="zh-CN"/>
        </w:rPr>
        <w:t xml:space="preserve">The relationship key between these entities </w:t>
      </w:r>
      <w:ins w:id="53" w:author="jerry zhou" w:date="2022-10-31T19:00:00Z">
        <w:r w:rsidR="0001101A">
          <w:rPr>
            <w:rFonts w:ascii="Constantia (Body)" w:hAnsi="Constantia (Body)" w:hint="eastAsia"/>
            <w:color w:val="000000"/>
            <w:sz w:val="22"/>
            <w:szCs w:val="22"/>
            <w:lang w:eastAsia="zh-CN"/>
          </w:rPr>
          <w:t>is</w:t>
        </w:r>
      </w:ins>
      <w:del w:id="54" w:author="jerry zhou" w:date="2022-10-31T19:00:00Z">
        <w:r w:rsidDel="0001101A">
          <w:rPr>
            <w:rFonts w:ascii="Constantia (Body)" w:hAnsi="Constantia (Body)" w:hint="eastAsia"/>
            <w:color w:val="000000"/>
            <w:sz w:val="22"/>
            <w:szCs w:val="22"/>
            <w:lang w:eastAsia="zh-CN"/>
          </w:rPr>
          <w:delText>are</w:delText>
        </w:r>
      </w:del>
      <w:r>
        <w:rPr>
          <w:rFonts w:ascii="Constantia (Body)" w:hAnsi="Constantia (Body)" w:hint="eastAsia"/>
          <w:color w:val="000000"/>
          <w:sz w:val="22"/>
          <w:szCs w:val="22"/>
          <w:lang w:eastAsia="zh-CN"/>
        </w:rPr>
        <w:t xml:space="preserve"> timestamps (Year, Month, Quarter); Based on </w:t>
      </w:r>
      <w:r>
        <w:rPr>
          <w:rFonts w:ascii="Constantia (Body)" w:hAnsi="Constantia (Body)"/>
          <w:color w:val="000000"/>
          <w:sz w:val="22"/>
          <w:szCs w:val="22"/>
          <w:lang w:eastAsia="zh-CN"/>
        </w:rPr>
        <w:t>economic</w:t>
      </w:r>
      <w:r>
        <w:rPr>
          <w:rFonts w:ascii="Constantia (Body)" w:hAnsi="Constantia (Body)" w:hint="eastAsia"/>
          <w:color w:val="000000"/>
          <w:sz w:val="22"/>
          <w:szCs w:val="22"/>
          <w:lang w:eastAsia="zh-CN"/>
        </w:rPr>
        <w:t xml:space="preserve"> principles, as New Zealand Reserve Bank sets its interest rate up, </w:t>
      </w:r>
      <w:ins w:id="55" w:author="jerry zhou" w:date="2022-10-31T18:59:00Z">
        <w:r w:rsidR="0001101A">
          <w:rPr>
            <w:rFonts w:ascii="Constantia (Body)" w:hAnsi="Constantia (Body)"/>
            <w:color w:val="000000"/>
            <w:sz w:val="22"/>
            <w:szCs w:val="22"/>
            <w:lang w:eastAsia="zh-CN"/>
          </w:rPr>
          <w:t>a</w:t>
        </w:r>
        <w:r w:rsidR="0001101A">
          <w:rPr>
            <w:rFonts w:ascii="Constantia (Body)" w:hAnsi="Constantia (Body)" w:hint="eastAsia"/>
            <w:color w:val="000000"/>
            <w:sz w:val="22"/>
            <w:szCs w:val="22"/>
            <w:lang w:eastAsia="zh-CN"/>
          </w:rPr>
          <w:t xml:space="preserve"> </w:t>
        </w:r>
      </w:ins>
      <w:r>
        <w:rPr>
          <w:rFonts w:ascii="Constantia (Body)" w:hAnsi="Constantia (Body)" w:hint="eastAsia"/>
          <w:color w:val="000000"/>
          <w:sz w:val="22"/>
          <w:szCs w:val="22"/>
          <w:lang w:eastAsia="zh-CN"/>
        </w:rPr>
        <w:t xml:space="preserve">business will have </w:t>
      </w:r>
      <w:r>
        <w:rPr>
          <w:rFonts w:ascii="Constantia (Body)" w:hAnsi="Constantia (Body)"/>
          <w:color w:val="000000"/>
          <w:sz w:val="22"/>
          <w:szCs w:val="22"/>
          <w:lang w:eastAsia="zh-CN"/>
        </w:rPr>
        <w:t>difficult</w:t>
      </w:r>
      <w:r>
        <w:rPr>
          <w:rFonts w:ascii="Constantia (Body)" w:hAnsi="Constantia (Body)" w:hint="eastAsia"/>
          <w:color w:val="000000"/>
          <w:sz w:val="22"/>
          <w:szCs w:val="22"/>
          <w:lang w:eastAsia="zh-CN"/>
        </w:rPr>
        <w:t xml:space="preserve">y </w:t>
      </w:r>
      <w:del w:id="56" w:author="jerry zhou" w:date="2022-10-31T18:59:00Z">
        <w:r w:rsidDel="0001101A">
          <w:rPr>
            <w:rFonts w:ascii="Constantia (Body)" w:hAnsi="Constantia (Body)" w:hint="eastAsia"/>
            <w:color w:val="000000"/>
            <w:sz w:val="22"/>
            <w:szCs w:val="22"/>
            <w:lang w:eastAsia="zh-CN"/>
          </w:rPr>
          <w:delText xml:space="preserve">of </w:delText>
        </w:r>
      </w:del>
      <w:r>
        <w:rPr>
          <w:rFonts w:ascii="Constantia (Body)" w:hAnsi="Constantia (Body)" w:hint="eastAsia"/>
          <w:color w:val="000000"/>
          <w:sz w:val="22"/>
          <w:szCs w:val="22"/>
          <w:lang w:eastAsia="zh-CN"/>
        </w:rPr>
        <w:t>getting cheap loans for further development</w:t>
      </w:r>
      <w:ins w:id="57" w:author="jerry zhou" w:date="2022-10-31T18:59:00Z">
        <w:r w:rsidR="0001101A">
          <w:rPr>
            <w:rFonts w:ascii="Constantia (Body)" w:hAnsi="Constantia (Body)" w:hint="eastAsia"/>
            <w:color w:val="000000"/>
            <w:sz w:val="22"/>
            <w:szCs w:val="22"/>
            <w:lang w:eastAsia="zh-CN"/>
          </w:rPr>
          <w:t>. It</w:t>
        </w:r>
      </w:ins>
      <w:del w:id="58" w:author="jerry zhou" w:date="2022-10-31T18:59:00Z">
        <w:r w:rsidDel="0001101A">
          <w:rPr>
            <w:rFonts w:ascii="Constantia (Body)" w:hAnsi="Constantia (Body)" w:hint="eastAsia"/>
            <w:color w:val="000000"/>
            <w:sz w:val="22"/>
            <w:szCs w:val="22"/>
            <w:lang w:eastAsia="zh-CN"/>
          </w:rPr>
          <w:delText>, it</w:delText>
        </w:r>
      </w:del>
      <w:r>
        <w:rPr>
          <w:rFonts w:ascii="Constantia (Body)" w:hAnsi="Constantia (Body)" w:hint="eastAsia"/>
          <w:color w:val="000000"/>
          <w:sz w:val="22"/>
          <w:szCs w:val="22"/>
          <w:lang w:eastAsia="zh-CN"/>
        </w:rPr>
        <w:t xml:space="preserve"> is anticipated that business development will be reduced, which </w:t>
      </w:r>
      <w:ins w:id="59" w:author="jerry zhou" w:date="2022-10-31T18:59:00Z">
        <w:r w:rsidR="0001101A">
          <w:rPr>
            <w:rFonts w:ascii="Constantia (Body)" w:hAnsi="Constantia (Body)" w:hint="eastAsia"/>
            <w:color w:val="000000"/>
            <w:sz w:val="22"/>
            <w:szCs w:val="22"/>
            <w:lang w:eastAsia="zh-CN"/>
          </w:rPr>
          <w:t>will lead</w:t>
        </w:r>
      </w:ins>
      <w:del w:id="60" w:author="jerry zhou" w:date="2022-10-31T18:59:00Z">
        <w:r w:rsidDel="0001101A">
          <w:rPr>
            <w:rFonts w:ascii="Constantia (Body)" w:hAnsi="Constantia (Body)" w:hint="eastAsia"/>
            <w:color w:val="000000"/>
            <w:sz w:val="22"/>
            <w:szCs w:val="22"/>
            <w:lang w:eastAsia="zh-CN"/>
          </w:rPr>
          <w:delText>leads</w:delText>
        </w:r>
      </w:del>
      <w:r>
        <w:rPr>
          <w:rFonts w:ascii="Constantia (Body)" w:hAnsi="Constantia (Body)" w:hint="eastAsia"/>
          <w:color w:val="000000"/>
          <w:sz w:val="22"/>
          <w:szCs w:val="22"/>
          <w:lang w:eastAsia="zh-CN"/>
        </w:rPr>
        <w:t xml:space="preserve"> to </w:t>
      </w:r>
      <w:ins w:id="61" w:author="jerry zhou" w:date="2022-10-31T18:59:00Z">
        <w:r w:rsidR="0001101A">
          <w:rPr>
            <w:rFonts w:ascii="Constantia (Body)" w:hAnsi="Constantia (Body)" w:hint="eastAsia"/>
            <w:color w:val="000000"/>
            <w:sz w:val="22"/>
            <w:szCs w:val="22"/>
            <w:lang w:eastAsia="zh-CN"/>
          </w:rPr>
          <w:t xml:space="preserve">an </w:t>
        </w:r>
      </w:ins>
      <w:r>
        <w:rPr>
          <w:rFonts w:ascii="Constantia (Body)" w:hAnsi="Constantia (Body)" w:hint="eastAsia"/>
          <w:color w:val="000000"/>
          <w:sz w:val="22"/>
          <w:szCs w:val="22"/>
          <w:lang w:eastAsia="zh-CN"/>
        </w:rPr>
        <w:t xml:space="preserve">increment </w:t>
      </w:r>
      <w:ins w:id="62" w:author="jerry zhou" w:date="2022-10-31T18:59:00Z">
        <w:r w:rsidR="0001101A">
          <w:rPr>
            <w:rFonts w:ascii="Constantia (Body)" w:hAnsi="Constantia (Body)" w:hint="eastAsia"/>
            <w:color w:val="000000"/>
            <w:sz w:val="22"/>
            <w:szCs w:val="22"/>
            <w:lang w:eastAsia="zh-CN"/>
          </w:rPr>
          <w:t>in</w:t>
        </w:r>
      </w:ins>
      <w:del w:id="63" w:author="jerry zhou" w:date="2022-10-31T18:59:00Z">
        <w:r w:rsidDel="0001101A">
          <w:rPr>
            <w:rFonts w:ascii="Constantia (Body)" w:hAnsi="Constantia (Body)" w:hint="eastAsia"/>
            <w:color w:val="000000"/>
            <w:sz w:val="22"/>
            <w:szCs w:val="22"/>
            <w:lang w:eastAsia="zh-CN"/>
          </w:rPr>
          <w:delText>of</w:delText>
        </w:r>
      </w:del>
      <w:r>
        <w:rPr>
          <w:rFonts w:ascii="Constantia (Body)" w:hAnsi="Constantia (Body)" w:hint="eastAsia"/>
          <w:color w:val="000000"/>
          <w:sz w:val="22"/>
          <w:szCs w:val="22"/>
          <w:lang w:eastAsia="zh-CN"/>
        </w:rPr>
        <w:t xml:space="preserve"> unemployment. On the other hand, </w:t>
      </w:r>
      <w:ins w:id="64" w:author="jerry zhou" w:date="2022-10-31T18:58:00Z">
        <w:r w:rsidR="0001101A">
          <w:rPr>
            <w:rFonts w:ascii="Constantia (Body)" w:hAnsi="Constantia (Body)" w:hint="eastAsia"/>
            <w:color w:val="000000"/>
            <w:sz w:val="22"/>
            <w:szCs w:val="22"/>
            <w:lang w:eastAsia="zh-CN"/>
          </w:rPr>
          <w:t xml:space="preserve">an </w:t>
        </w:r>
      </w:ins>
      <w:r>
        <w:rPr>
          <w:rFonts w:ascii="Constantia (Body)" w:hAnsi="Constantia (Body)" w:hint="eastAsia"/>
          <w:color w:val="000000"/>
          <w:sz w:val="22"/>
          <w:szCs w:val="22"/>
          <w:lang w:eastAsia="zh-CN"/>
        </w:rPr>
        <w:t xml:space="preserve">increase </w:t>
      </w:r>
      <w:ins w:id="65" w:author="jerry zhou" w:date="2022-10-31T18:58:00Z">
        <w:r w:rsidR="0001101A">
          <w:rPr>
            <w:rFonts w:ascii="Constantia (Body)" w:hAnsi="Constantia (Body)" w:hint="eastAsia"/>
            <w:color w:val="000000"/>
            <w:sz w:val="22"/>
            <w:szCs w:val="22"/>
            <w:lang w:eastAsia="zh-CN"/>
          </w:rPr>
          <w:t>in</w:t>
        </w:r>
      </w:ins>
      <w:del w:id="66" w:author="jerry zhou" w:date="2022-10-31T18:58:00Z">
        <w:r w:rsidDel="0001101A">
          <w:rPr>
            <w:rFonts w:ascii="Constantia (Body)" w:hAnsi="Constantia (Body)" w:hint="eastAsia"/>
            <w:color w:val="000000"/>
            <w:sz w:val="22"/>
            <w:szCs w:val="22"/>
            <w:lang w:eastAsia="zh-CN"/>
          </w:rPr>
          <w:delText>of</w:delText>
        </w:r>
      </w:del>
      <w:r>
        <w:rPr>
          <w:rFonts w:ascii="Constantia (Body)" w:hAnsi="Constantia (Body)" w:hint="eastAsia"/>
          <w:color w:val="000000"/>
          <w:sz w:val="22"/>
          <w:szCs w:val="22"/>
          <w:lang w:eastAsia="zh-CN"/>
        </w:rPr>
        <w:t xml:space="preserve"> </w:t>
      </w:r>
      <w:ins w:id="67" w:author="jerry zhou" w:date="2022-10-31T18:58:00Z">
        <w:r w:rsidR="00466E3A">
          <w:rPr>
            <w:rFonts w:ascii="Constantia (Body)" w:hAnsi="Constantia (Body)" w:hint="eastAsia"/>
            <w:color w:val="000000"/>
            <w:sz w:val="22"/>
            <w:szCs w:val="22"/>
            <w:lang w:eastAsia="zh-CN"/>
          </w:rPr>
          <w:t xml:space="preserve">the </w:t>
        </w:r>
      </w:ins>
      <w:r>
        <w:rPr>
          <w:rFonts w:ascii="Constantia (Body)" w:hAnsi="Constantia (Body)" w:hint="eastAsia"/>
          <w:color w:val="000000"/>
          <w:sz w:val="22"/>
          <w:szCs w:val="22"/>
          <w:lang w:eastAsia="zh-CN"/>
        </w:rPr>
        <w:t xml:space="preserve">Reserve Bank interest rate will attract oversea hot money for </w:t>
      </w:r>
      <w:ins w:id="68" w:author="jerry zhou" w:date="2022-10-31T18:58:00Z">
        <w:r w:rsidR="00466E3A">
          <w:rPr>
            <w:rFonts w:ascii="Constantia (Body)" w:hAnsi="Constantia (Body)" w:hint="eastAsia"/>
            <w:color w:val="000000"/>
            <w:sz w:val="22"/>
            <w:szCs w:val="22"/>
            <w:lang w:eastAsia="zh-CN"/>
          </w:rPr>
          <w:t>short-term</w:t>
        </w:r>
      </w:ins>
      <w:del w:id="69" w:author="jerry zhou" w:date="2022-10-31T18:58:00Z">
        <w:r w:rsidDel="00466E3A">
          <w:rPr>
            <w:rFonts w:ascii="Constantia (Body)" w:hAnsi="Constantia (Body)" w:hint="eastAsia"/>
            <w:color w:val="000000"/>
            <w:sz w:val="22"/>
            <w:szCs w:val="22"/>
            <w:lang w:eastAsia="zh-CN"/>
          </w:rPr>
          <w:delText>short term</w:delText>
        </w:r>
      </w:del>
      <w:r>
        <w:rPr>
          <w:rFonts w:ascii="Constantia (Body)" w:hAnsi="Constantia (Body)" w:hint="eastAsia"/>
          <w:color w:val="000000"/>
          <w:sz w:val="22"/>
          <w:szCs w:val="22"/>
          <w:lang w:eastAsia="zh-CN"/>
        </w:rPr>
        <w:t xml:space="preserve"> investment</w:t>
      </w:r>
      <w:ins w:id="70" w:author="jerry zhou" w:date="2022-10-31T18:58:00Z">
        <w:r w:rsidR="0001101A">
          <w:rPr>
            <w:rFonts w:ascii="Constantia (Body)" w:hAnsi="Constantia (Body)" w:hint="eastAsia"/>
            <w:color w:val="000000"/>
            <w:sz w:val="22"/>
            <w:szCs w:val="22"/>
            <w:lang w:eastAsia="zh-CN"/>
          </w:rPr>
          <w:t>. Therefore</w:t>
        </w:r>
      </w:ins>
      <w:del w:id="71" w:author="jerry zhou" w:date="2022-10-31T18:58:00Z">
        <w:r w:rsidDel="0001101A">
          <w:rPr>
            <w:rFonts w:ascii="Constantia (Body)" w:hAnsi="Constantia (Body)" w:hint="eastAsia"/>
            <w:color w:val="000000"/>
            <w:sz w:val="22"/>
            <w:szCs w:val="22"/>
            <w:lang w:eastAsia="zh-CN"/>
          </w:rPr>
          <w:delText>, therefore</w:delText>
        </w:r>
      </w:del>
      <w:ins w:id="72" w:author="jerry zhou" w:date="2022-10-31T18:58:00Z">
        <w:r w:rsidR="00466E3A">
          <w:rPr>
            <w:rFonts w:ascii="Constantia (Body)" w:hAnsi="Constantia (Body)" w:hint="eastAsia"/>
            <w:color w:val="000000"/>
            <w:sz w:val="22"/>
            <w:szCs w:val="22"/>
            <w:lang w:eastAsia="zh-CN"/>
          </w:rPr>
          <w:t>,</w:t>
        </w:r>
      </w:ins>
      <w:r>
        <w:rPr>
          <w:rFonts w:ascii="Constantia (Body)" w:hAnsi="Constantia (Body)" w:hint="eastAsia"/>
          <w:color w:val="000000"/>
          <w:sz w:val="22"/>
          <w:szCs w:val="22"/>
          <w:lang w:eastAsia="zh-CN"/>
        </w:rPr>
        <w:t xml:space="preserve"> it is anticipated that </w:t>
      </w:r>
      <w:ins w:id="73" w:author="jerry zhou" w:date="2022-10-31T18:58:00Z">
        <w:r w:rsidR="00466E3A">
          <w:rPr>
            <w:rFonts w:ascii="Constantia (Body)" w:hAnsi="Constantia (Body)" w:hint="eastAsia"/>
            <w:color w:val="000000"/>
            <w:sz w:val="22"/>
            <w:szCs w:val="22"/>
            <w:lang w:eastAsia="zh-CN"/>
          </w:rPr>
          <w:t xml:space="preserve">the </w:t>
        </w:r>
      </w:ins>
      <w:r>
        <w:rPr>
          <w:rFonts w:ascii="Constantia (Body)" w:hAnsi="Constantia (Body)" w:hint="eastAsia"/>
          <w:color w:val="000000"/>
          <w:sz w:val="22"/>
          <w:szCs w:val="22"/>
          <w:lang w:eastAsia="zh-CN"/>
        </w:rPr>
        <w:t xml:space="preserve">exchange rate of New Zealand dollars </w:t>
      </w:r>
      <w:ins w:id="74" w:author="jerry zhou" w:date="2022-10-31T18:58:00Z">
        <w:r w:rsidR="00466E3A">
          <w:rPr>
            <w:rFonts w:ascii="Constantia (Body)" w:hAnsi="Constantia (Body)" w:hint="eastAsia"/>
            <w:color w:val="000000"/>
            <w:sz w:val="22"/>
            <w:szCs w:val="22"/>
            <w:lang w:eastAsia="zh-CN"/>
          </w:rPr>
          <w:t>VS</w:t>
        </w:r>
      </w:ins>
      <w:del w:id="75" w:author="jerry zhou" w:date="2022-10-31T18:58:00Z">
        <w:r w:rsidDel="00466E3A">
          <w:rPr>
            <w:rFonts w:ascii="Constantia (Body)" w:hAnsi="Constantia (Body)" w:hint="eastAsia"/>
            <w:color w:val="000000"/>
            <w:sz w:val="22"/>
            <w:szCs w:val="22"/>
            <w:lang w:eastAsia="zh-CN"/>
          </w:rPr>
          <w:delText>VS.</w:delText>
        </w:r>
      </w:del>
      <w:r>
        <w:rPr>
          <w:rFonts w:ascii="Constantia (Body)" w:hAnsi="Constantia (Body)" w:hint="eastAsia"/>
          <w:color w:val="000000"/>
          <w:sz w:val="22"/>
          <w:szCs w:val="22"/>
          <w:lang w:eastAsia="zh-CN"/>
        </w:rPr>
        <w:t xml:space="preserve"> Other </w:t>
      </w:r>
      <w:ins w:id="76" w:author="jerry zhou" w:date="2022-10-31T18:58:00Z">
        <w:r w:rsidR="00466E3A">
          <w:rPr>
            <w:rFonts w:ascii="Constantia (Body)" w:hAnsi="Constantia (Body)" w:hint="eastAsia"/>
            <w:color w:val="000000"/>
            <w:sz w:val="22"/>
            <w:szCs w:val="22"/>
            <w:lang w:eastAsia="zh-CN"/>
          </w:rPr>
          <w:t>currencies</w:t>
        </w:r>
      </w:ins>
      <w:del w:id="77" w:author="jerry zhou" w:date="2022-10-31T18:58:00Z">
        <w:r w:rsidDel="00466E3A">
          <w:rPr>
            <w:rFonts w:ascii="Constantia (Body)" w:hAnsi="Constantia (Body)" w:hint="eastAsia"/>
            <w:color w:val="000000"/>
            <w:sz w:val="22"/>
            <w:szCs w:val="22"/>
            <w:lang w:eastAsia="zh-CN"/>
          </w:rPr>
          <w:delText>currency</w:delText>
        </w:r>
      </w:del>
      <w:ins w:id="78" w:author="jerry zhou" w:date="2022-10-31T18:58:00Z">
        <w:r w:rsidR="00466E3A">
          <w:rPr>
            <w:rFonts w:ascii="Constantia (Body)" w:hAnsi="Constantia (Body)" w:hint="eastAsia"/>
            <w:color w:val="000000"/>
            <w:sz w:val="22"/>
            <w:szCs w:val="22"/>
            <w:lang w:eastAsia="zh-CN"/>
          </w:rPr>
          <w:t>,</w:t>
        </w:r>
      </w:ins>
      <w:r>
        <w:rPr>
          <w:rFonts w:ascii="Constantia (Body)" w:hAnsi="Constantia (Body)" w:hint="eastAsia"/>
          <w:color w:val="000000"/>
          <w:sz w:val="22"/>
          <w:szCs w:val="22"/>
          <w:lang w:eastAsia="zh-CN"/>
        </w:rPr>
        <w:t xml:space="preserve"> mainly </w:t>
      </w:r>
      <w:ins w:id="79" w:author="jerry zhou" w:date="2022-10-31T18:59:00Z">
        <w:r w:rsidR="0001101A">
          <w:rPr>
            <w:rFonts w:ascii="Constantia (Body)" w:hAnsi="Constantia (Body)" w:hint="eastAsia"/>
            <w:color w:val="000000"/>
            <w:sz w:val="22"/>
            <w:szCs w:val="22"/>
            <w:lang w:eastAsia="zh-CN"/>
          </w:rPr>
          <w:t>U.S.</w:t>
        </w:r>
      </w:ins>
      <w:del w:id="80" w:author="jerry zhou" w:date="2022-10-31T18:59:00Z">
        <w:r w:rsidDel="0001101A">
          <w:rPr>
            <w:rFonts w:ascii="Constantia (Body)" w:hAnsi="Constantia (Body)" w:hint="eastAsia"/>
            <w:color w:val="000000"/>
            <w:sz w:val="22"/>
            <w:szCs w:val="22"/>
            <w:lang w:eastAsia="zh-CN"/>
          </w:rPr>
          <w:delText>US</w:delText>
        </w:r>
      </w:del>
      <w:r>
        <w:rPr>
          <w:rFonts w:ascii="Constantia (Body)" w:hAnsi="Constantia (Body)" w:hint="eastAsia"/>
          <w:color w:val="000000"/>
          <w:sz w:val="22"/>
          <w:szCs w:val="22"/>
          <w:lang w:eastAsia="zh-CN"/>
        </w:rPr>
        <w:t xml:space="preserve"> dollars</w:t>
      </w:r>
      <w:ins w:id="81" w:author="jerry zhou" w:date="2022-10-31T18:57:00Z">
        <w:r w:rsidR="00466E3A">
          <w:rPr>
            <w:rFonts w:ascii="Constantia (Body)" w:hAnsi="Constantia (Body)" w:hint="eastAsia"/>
            <w:color w:val="000000"/>
            <w:sz w:val="22"/>
            <w:szCs w:val="22"/>
            <w:lang w:eastAsia="zh-CN"/>
          </w:rPr>
          <w:t>,</w:t>
        </w:r>
      </w:ins>
      <w:r>
        <w:rPr>
          <w:rFonts w:ascii="Constantia (Body)" w:hAnsi="Constantia (Body)" w:hint="eastAsia"/>
          <w:color w:val="000000"/>
          <w:sz w:val="22"/>
          <w:szCs w:val="22"/>
          <w:lang w:eastAsia="zh-CN"/>
        </w:rPr>
        <w:t xml:space="preserve"> will go up. The high Reserve bank interest rate will lead to </w:t>
      </w:r>
      <w:ins w:id="82" w:author="jerry zhou" w:date="2022-10-31T18:57:00Z">
        <w:r w:rsidR="00466E3A">
          <w:rPr>
            <w:rFonts w:ascii="Constantia (Body)" w:hAnsi="Constantia (Body)" w:hint="eastAsia"/>
            <w:color w:val="000000"/>
            <w:sz w:val="22"/>
            <w:szCs w:val="22"/>
            <w:lang w:eastAsia="zh-CN"/>
          </w:rPr>
          <w:t xml:space="preserve">a </w:t>
        </w:r>
      </w:ins>
      <w:r>
        <w:rPr>
          <w:rFonts w:ascii="Constantia (Body)" w:hAnsi="Constantia (Body)" w:hint="eastAsia"/>
          <w:color w:val="000000"/>
          <w:sz w:val="22"/>
          <w:szCs w:val="22"/>
          <w:lang w:eastAsia="zh-CN"/>
        </w:rPr>
        <w:t>lower level of economic activities</w:t>
      </w:r>
      <w:ins w:id="83" w:author="jerry zhou" w:date="2022-10-31T18:57:00Z">
        <w:r w:rsidR="00466E3A">
          <w:rPr>
            <w:rFonts w:ascii="Constantia (Body)" w:hAnsi="Constantia (Body)" w:hint="eastAsia"/>
            <w:color w:val="000000"/>
            <w:sz w:val="22"/>
            <w:szCs w:val="22"/>
            <w:lang w:eastAsia="zh-CN"/>
          </w:rPr>
          <w:t>, and subsequently</w:t>
        </w:r>
      </w:ins>
      <w:del w:id="84" w:author="jerry zhou" w:date="2022-10-31T18:57:00Z">
        <w:r w:rsidDel="00466E3A">
          <w:rPr>
            <w:rFonts w:ascii="Constantia (Body)" w:hAnsi="Constantia (Body)" w:hint="eastAsia"/>
            <w:color w:val="000000"/>
            <w:sz w:val="22"/>
            <w:szCs w:val="22"/>
            <w:lang w:eastAsia="zh-CN"/>
          </w:rPr>
          <w:delText xml:space="preserve">, </w:delText>
        </w:r>
      </w:del>
      <w:ins w:id="85" w:author="jerry zhou" w:date="2022-10-31T18:57:00Z">
        <w:r w:rsidR="00466E3A">
          <w:rPr>
            <w:rFonts w:ascii="Constantia (Body)" w:hAnsi="Constantia (Body)" w:hint="eastAsia"/>
            <w:color w:val="000000"/>
            <w:sz w:val="22"/>
            <w:szCs w:val="22"/>
            <w:lang w:eastAsia="zh-CN"/>
          </w:rPr>
          <w:t>,</w:t>
        </w:r>
      </w:ins>
      <w:del w:id="86" w:author="jerry zhou" w:date="2022-10-31T18:57:00Z">
        <w:r w:rsidDel="00466E3A">
          <w:rPr>
            <w:rFonts w:ascii="Constantia (Body)" w:hAnsi="Constantia (Body)" w:hint="eastAsia"/>
            <w:color w:val="000000"/>
            <w:sz w:val="22"/>
            <w:szCs w:val="22"/>
            <w:lang w:eastAsia="zh-CN"/>
          </w:rPr>
          <w:delText>subsequently</w:delText>
        </w:r>
      </w:del>
      <w:r>
        <w:rPr>
          <w:rFonts w:ascii="Constantia (Body)" w:hAnsi="Constantia (Body)" w:hint="eastAsia"/>
          <w:color w:val="000000"/>
          <w:sz w:val="22"/>
          <w:szCs w:val="22"/>
          <w:lang w:eastAsia="zh-CN"/>
        </w:rPr>
        <w:t xml:space="preserve"> in </w:t>
      </w:r>
      <w:ins w:id="87" w:author="jerry zhou" w:date="2022-10-31T18:57:00Z">
        <w:r w:rsidR="00466E3A">
          <w:rPr>
            <w:rFonts w:ascii="Constantia (Body)" w:hAnsi="Constantia (Body)" w:hint="eastAsia"/>
            <w:color w:val="000000"/>
            <w:sz w:val="22"/>
            <w:szCs w:val="22"/>
            <w:lang w:eastAsia="zh-CN"/>
          </w:rPr>
          <w:t>terms</w:t>
        </w:r>
      </w:ins>
      <w:del w:id="88" w:author="jerry zhou" w:date="2022-10-31T18:57:00Z">
        <w:r w:rsidDel="00466E3A">
          <w:rPr>
            <w:rFonts w:ascii="Constantia (Body)" w:hAnsi="Constantia (Body)" w:hint="eastAsia"/>
            <w:color w:val="000000"/>
            <w:sz w:val="22"/>
            <w:szCs w:val="22"/>
            <w:lang w:eastAsia="zh-CN"/>
          </w:rPr>
          <w:delText>term</w:delText>
        </w:r>
      </w:del>
      <w:r>
        <w:rPr>
          <w:rFonts w:ascii="Constantia (Body)" w:hAnsi="Constantia (Body)" w:hint="eastAsia"/>
          <w:color w:val="000000"/>
          <w:sz w:val="22"/>
          <w:szCs w:val="22"/>
          <w:lang w:eastAsia="zh-CN"/>
        </w:rPr>
        <w:t xml:space="preserve"> of cargo freight statistics, general vehicle activities will drop. At the same </w:t>
      </w:r>
      <w:r>
        <w:rPr>
          <w:rFonts w:ascii="Constantia (Body)" w:hAnsi="Constantia (Body)"/>
          <w:color w:val="000000"/>
          <w:sz w:val="22"/>
          <w:szCs w:val="22"/>
          <w:lang w:eastAsia="zh-CN"/>
        </w:rPr>
        <w:t>tim</w:t>
      </w:r>
      <w:r>
        <w:rPr>
          <w:rFonts w:ascii="Constantia (Body)" w:hAnsi="Constantia (Body)" w:hint="eastAsia"/>
          <w:color w:val="000000"/>
          <w:sz w:val="22"/>
          <w:szCs w:val="22"/>
          <w:lang w:eastAsia="zh-CN"/>
        </w:rPr>
        <w:t xml:space="preserve">e, raising interest </w:t>
      </w:r>
      <w:ins w:id="89" w:author="jerry zhou" w:date="2022-10-31T18:56:00Z">
        <w:r w:rsidR="00466E3A">
          <w:rPr>
            <w:rFonts w:ascii="Constantia (Body)" w:hAnsi="Constantia (Body)" w:hint="eastAsia"/>
            <w:color w:val="000000"/>
            <w:sz w:val="22"/>
            <w:szCs w:val="22"/>
            <w:lang w:eastAsia="zh-CN"/>
          </w:rPr>
          <w:t>rates</w:t>
        </w:r>
      </w:ins>
      <w:del w:id="90" w:author="jerry zhou" w:date="2022-10-31T18:56:00Z">
        <w:r w:rsidDel="00466E3A">
          <w:rPr>
            <w:rFonts w:ascii="Constantia (Body)" w:hAnsi="Constantia (Body)" w:hint="eastAsia"/>
            <w:color w:val="000000"/>
            <w:sz w:val="22"/>
            <w:szCs w:val="22"/>
            <w:lang w:eastAsia="zh-CN"/>
          </w:rPr>
          <w:delText>rate</w:delText>
        </w:r>
      </w:del>
      <w:r>
        <w:rPr>
          <w:rFonts w:ascii="Constantia (Body)" w:hAnsi="Constantia (Body)" w:hint="eastAsia"/>
          <w:color w:val="000000"/>
          <w:sz w:val="22"/>
          <w:szCs w:val="22"/>
          <w:lang w:eastAsia="zh-CN"/>
        </w:rPr>
        <w:t xml:space="preserve"> usually leads to </w:t>
      </w:r>
      <w:ins w:id="91" w:author="jerry zhou" w:date="2022-10-31T18:56:00Z">
        <w:r w:rsidR="00466E3A">
          <w:rPr>
            <w:rFonts w:ascii="Constantia (Body)" w:hAnsi="Constantia (Body)" w:hint="eastAsia"/>
            <w:color w:val="000000"/>
            <w:sz w:val="22"/>
            <w:szCs w:val="22"/>
            <w:lang w:eastAsia="zh-CN"/>
          </w:rPr>
          <w:t>a drop</w:t>
        </w:r>
      </w:ins>
      <w:del w:id="92" w:author="jerry zhou" w:date="2022-10-31T18:56:00Z">
        <w:r w:rsidDel="00466E3A">
          <w:rPr>
            <w:rFonts w:ascii="Constantia (Body)" w:hAnsi="Constantia (Body)" w:hint="eastAsia"/>
            <w:color w:val="000000"/>
            <w:sz w:val="22"/>
            <w:szCs w:val="22"/>
            <w:lang w:eastAsia="zh-CN"/>
          </w:rPr>
          <w:delText>dropping</w:delText>
        </w:r>
      </w:del>
      <w:r>
        <w:rPr>
          <w:rFonts w:ascii="Constantia (Body)" w:hAnsi="Constantia (Body)" w:hint="eastAsia"/>
          <w:color w:val="000000"/>
          <w:sz w:val="22"/>
          <w:szCs w:val="22"/>
          <w:lang w:eastAsia="zh-CN"/>
        </w:rPr>
        <w:t xml:space="preserve"> </w:t>
      </w:r>
      <w:ins w:id="93" w:author="jerry zhou" w:date="2022-10-31T18:56:00Z">
        <w:r w:rsidR="00466E3A">
          <w:rPr>
            <w:rFonts w:ascii="Constantia (Body)" w:hAnsi="Constantia (Body)" w:hint="eastAsia"/>
            <w:color w:val="000000"/>
            <w:sz w:val="22"/>
            <w:szCs w:val="22"/>
            <w:lang w:eastAsia="zh-CN"/>
          </w:rPr>
          <w:t>in</w:t>
        </w:r>
      </w:ins>
      <w:del w:id="94" w:author="jerry zhou" w:date="2022-10-31T18:56:00Z">
        <w:r w:rsidDel="00466E3A">
          <w:rPr>
            <w:rFonts w:ascii="Constantia (Body)" w:hAnsi="Constantia (Body)" w:hint="eastAsia"/>
            <w:color w:val="000000"/>
            <w:sz w:val="22"/>
            <w:szCs w:val="22"/>
            <w:lang w:eastAsia="zh-CN"/>
          </w:rPr>
          <w:delText>of</w:delText>
        </w:r>
      </w:del>
      <w:r>
        <w:rPr>
          <w:rFonts w:ascii="Constantia (Body)" w:hAnsi="Constantia (Body)" w:hint="eastAsia"/>
          <w:color w:val="000000"/>
          <w:sz w:val="22"/>
          <w:szCs w:val="22"/>
          <w:lang w:eastAsia="zh-CN"/>
        </w:rPr>
        <w:t xml:space="preserve"> the CPI.</w:t>
      </w:r>
    </w:p>
    <w:p w14:paraId="29D95B5C" w14:textId="3478B47F" w:rsidR="008921CD" w:rsidRDefault="00000000">
      <w:pPr>
        <w:rPr>
          <w:rFonts w:ascii="Constantia (Body)" w:hAnsi="Constantia (Body)" w:cs="Constantia (Body)" w:hint="eastAsia"/>
          <w:color w:val="000000"/>
          <w:sz w:val="22"/>
          <w:szCs w:val="22"/>
          <w:lang w:eastAsia="zh-CN"/>
        </w:rPr>
      </w:pPr>
      <w:r>
        <w:rPr>
          <w:rFonts w:ascii="Constantia (Body)" w:hAnsi="Constantia (Body)" w:hint="eastAsia"/>
          <w:color w:val="000000"/>
          <w:sz w:val="22"/>
          <w:szCs w:val="22"/>
          <w:lang w:eastAsia="zh-CN"/>
        </w:rPr>
        <w:t xml:space="preserve">When </w:t>
      </w:r>
      <w:del w:id="95" w:author="jerry zhou" w:date="2022-10-31T18:56:00Z">
        <w:r w:rsidDel="00466E3A">
          <w:rPr>
            <w:rFonts w:ascii="Constantia (Body)" w:hAnsi="Constantia (Body)" w:hint="eastAsia"/>
            <w:color w:val="000000"/>
            <w:sz w:val="22"/>
            <w:szCs w:val="22"/>
            <w:lang w:eastAsia="zh-CN"/>
          </w:rPr>
          <w:delText xml:space="preserve">the </w:delText>
        </w:r>
      </w:del>
      <w:r>
        <w:rPr>
          <w:rFonts w:ascii="Constantia (Body)" w:hAnsi="Constantia (Body)" w:hint="eastAsia"/>
          <w:color w:val="000000"/>
          <w:sz w:val="22"/>
          <w:szCs w:val="22"/>
          <w:lang w:eastAsia="zh-CN"/>
        </w:rPr>
        <w:t xml:space="preserve">economic activities are low and </w:t>
      </w:r>
      <w:ins w:id="96" w:author="jerry zhou" w:date="2022-10-31T18:56:00Z">
        <w:r w:rsidR="00466E3A">
          <w:rPr>
            <w:rFonts w:ascii="Constantia (Body)" w:hAnsi="Constantia (Body)" w:hint="eastAsia"/>
            <w:color w:val="000000"/>
            <w:sz w:val="22"/>
            <w:szCs w:val="22"/>
            <w:lang w:eastAsia="zh-CN"/>
          </w:rPr>
          <w:t xml:space="preserve">the </w:t>
        </w:r>
      </w:ins>
      <w:r>
        <w:rPr>
          <w:rFonts w:ascii="Constantia (Body)" w:hAnsi="Constantia (Body)" w:hint="eastAsia"/>
          <w:color w:val="000000"/>
          <w:sz w:val="22"/>
          <w:szCs w:val="22"/>
          <w:lang w:eastAsia="zh-CN"/>
        </w:rPr>
        <w:t xml:space="preserve">unemployment rate is high, the </w:t>
      </w:r>
      <w:ins w:id="97" w:author="jerry zhou" w:date="2022-10-31T18:56:00Z">
        <w:r w:rsidR="00466E3A">
          <w:rPr>
            <w:rFonts w:ascii="Constantia (Body)" w:hAnsi="Constantia (Body)" w:hint="eastAsia"/>
            <w:color w:val="000000"/>
            <w:sz w:val="22"/>
            <w:szCs w:val="22"/>
            <w:lang w:eastAsia="zh-CN"/>
          </w:rPr>
          <w:t>government</w:t>
        </w:r>
      </w:ins>
      <w:del w:id="98" w:author="jerry zhou" w:date="2022-10-31T18:56:00Z">
        <w:r w:rsidDel="00466E3A">
          <w:rPr>
            <w:rFonts w:ascii="Constantia (Body)" w:hAnsi="Constantia (Body)" w:hint="eastAsia"/>
            <w:color w:val="000000"/>
            <w:sz w:val="22"/>
            <w:szCs w:val="22"/>
            <w:lang w:eastAsia="zh-CN"/>
          </w:rPr>
          <w:delText>government</w:delText>
        </w:r>
      </w:del>
      <w:r>
        <w:rPr>
          <w:rFonts w:ascii="Constantia (Body)" w:hAnsi="Constantia (Body)" w:hint="eastAsia"/>
          <w:color w:val="000000"/>
          <w:sz w:val="22"/>
          <w:szCs w:val="22"/>
          <w:lang w:eastAsia="zh-CN"/>
        </w:rPr>
        <w:t xml:space="preserve"> is under pressure to unleash new monetary policies to stimulate </w:t>
      </w:r>
      <w:ins w:id="99" w:author="jerry zhou" w:date="2022-10-31T18:55:00Z">
        <w:r w:rsidR="00466E3A">
          <w:rPr>
            <w:rFonts w:ascii="Constantia (Body)" w:hAnsi="Constantia (Body)" w:hint="eastAsia"/>
            <w:color w:val="000000"/>
            <w:sz w:val="22"/>
            <w:szCs w:val="22"/>
            <w:lang w:eastAsia="zh-CN"/>
          </w:rPr>
          <w:t xml:space="preserve">the </w:t>
        </w:r>
      </w:ins>
      <w:r>
        <w:rPr>
          <w:rFonts w:ascii="Constantia (Body)" w:hAnsi="Constantia (Body)" w:hint="eastAsia"/>
          <w:color w:val="000000"/>
          <w:sz w:val="22"/>
          <w:szCs w:val="22"/>
          <w:lang w:eastAsia="zh-CN"/>
        </w:rPr>
        <w:t xml:space="preserve">economy. Hence </w:t>
      </w:r>
      <w:ins w:id="100" w:author="jerry zhou" w:date="2022-10-31T18:56:00Z">
        <w:r w:rsidR="00466E3A">
          <w:rPr>
            <w:rFonts w:ascii="Constantia (Body)" w:hAnsi="Constantia (Body)" w:hint="eastAsia"/>
            <w:color w:val="000000"/>
            <w:sz w:val="22"/>
            <w:szCs w:val="22"/>
            <w:lang w:eastAsia="zh-CN"/>
          </w:rPr>
          <w:t>government</w:t>
        </w:r>
      </w:ins>
      <w:del w:id="101" w:author="jerry zhou" w:date="2022-10-31T18:56:00Z">
        <w:r w:rsidDel="00466E3A">
          <w:rPr>
            <w:rFonts w:ascii="Constantia (Body)" w:hAnsi="Constantia (Body)" w:hint="eastAsia"/>
            <w:color w:val="000000"/>
            <w:sz w:val="22"/>
            <w:szCs w:val="22"/>
            <w:lang w:eastAsia="zh-CN"/>
          </w:rPr>
          <w:delText>government</w:delText>
        </w:r>
      </w:del>
      <w:r>
        <w:rPr>
          <w:rFonts w:ascii="Constantia (Body)" w:hAnsi="Constantia (Body)" w:hint="eastAsia"/>
          <w:color w:val="000000"/>
          <w:sz w:val="22"/>
          <w:szCs w:val="22"/>
          <w:lang w:eastAsia="zh-CN"/>
        </w:rPr>
        <w:t xml:space="preserve"> usually resolve to lower reserve bank interest rate. With </w:t>
      </w:r>
      <w:ins w:id="102" w:author="jerry zhou" w:date="2022-10-31T18:55:00Z">
        <w:r w:rsidR="00466E3A">
          <w:rPr>
            <w:rFonts w:ascii="Constantia (Body)" w:hAnsi="Constantia (Body)" w:hint="eastAsia"/>
            <w:color w:val="000000"/>
            <w:sz w:val="22"/>
            <w:szCs w:val="22"/>
            <w:lang w:eastAsia="zh-CN"/>
          </w:rPr>
          <w:t xml:space="preserve">a </w:t>
        </w:r>
      </w:ins>
      <w:r>
        <w:rPr>
          <w:rFonts w:ascii="Constantia (Body)" w:hAnsi="Constantia (Body)" w:hint="eastAsia"/>
          <w:color w:val="000000"/>
          <w:sz w:val="22"/>
          <w:szCs w:val="22"/>
          <w:lang w:eastAsia="zh-CN"/>
        </w:rPr>
        <w:t xml:space="preserve">high reserve bank interest rate, we should be able to observe weak New Zealand dollars VS over currency. </w:t>
      </w:r>
      <w:proofErr w:type="gramStart"/>
      <w:r>
        <w:rPr>
          <w:rFonts w:ascii="Constantia (Body)" w:hAnsi="Constantia (Body)" w:hint="eastAsia"/>
          <w:color w:val="000000"/>
          <w:sz w:val="22"/>
          <w:szCs w:val="22"/>
          <w:lang w:eastAsia="zh-CN"/>
        </w:rPr>
        <w:t>Thus</w:t>
      </w:r>
      <w:proofErr w:type="gramEnd"/>
      <w:r>
        <w:rPr>
          <w:rFonts w:ascii="Constantia (Body)" w:hAnsi="Constantia (Body)" w:hint="eastAsia"/>
          <w:color w:val="000000"/>
          <w:sz w:val="22"/>
          <w:szCs w:val="22"/>
          <w:lang w:eastAsia="zh-CN"/>
        </w:rPr>
        <w:t xml:space="preserve"> make export of our products cheaper, therefore attracts more </w:t>
      </w:r>
      <w:ins w:id="103" w:author="jerry zhou" w:date="2022-10-31T18:55:00Z">
        <w:r w:rsidR="00466E3A">
          <w:rPr>
            <w:rFonts w:ascii="Constantia (Body)" w:hAnsi="Constantia (Body)" w:hint="eastAsia"/>
            <w:color w:val="000000"/>
            <w:sz w:val="22"/>
            <w:szCs w:val="22"/>
            <w:lang w:eastAsia="zh-CN"/>
          </w:rPr>
          <w:t>overseas</w:t>
        </w:r>
      </w:ins>
      <w:del w:id="104" w:author="jerry zhou" w:date="2022-10-31T18:55:00Z">
        <w:r w:rsidDel="00466E3A">
          <w:rPr>
            <w:rFonts w:ascii="Constantia (Body)" w:hAnsi="Constantia (Body)" w:hint="eastAsia"/>
            <w:color w:val="000000"/>
            <w:sz w:val="22"/>
            <w:szCs w:val="22"/>
            <w:lang w:eastAsia="zh-CN"/>
          </w:rPr>
          <w:delText>oversea</w:delText>
        </w:r>
      </w:del>
      <w:r>
        <w:rPr>
          <w:rFonts w:ascii="Constantia (Body)" w:hAnsi="Constantia (Body)" w:hint="eastAsia"/>
          <w:color w:val="000000"/>
          <w:sz w:val="22"/>
          <w:szCs w:val="22"/>
          <w:lang w:eastAsia="zh-CN"/>
        </w:rPr>
        <w:t xml:space="preserve"> orders</w:t>
      </w:r>
      <w:ins w:id="105" w:author="jerry zhou" w:date="2022-10-31T18:55:00Z">
        <w:r w:rsidR="00466E3A">
          <w:rPr>
            <w:rFonts w:ascii="Constantia (Body)" w:hAnsi="Constantia (Body)" w:hint="eastAsia"/>
            <w:color w:val="000000"/>
            <w:sz w:val="22"/>
            <w:szCs w:val="22"/>
            <w:lang w:eastAsia="zh-CN"/>
          </w:rPr>
          <w:t>. Subsequently</w:t>
        </w:r>
      </w:ins>
      <w:del w:id="106" w:author="jerry zhou" w:date="2022-10-31T18:55:00Z">
        <w:r w:rsidDel="00466E3A">
          <w:rPr>
            <w:rFonts w:ascii="Constantia (Body)" w:hAnsi="Constantia (Body)" w:hint="eastAsia"/>
            <w:color w:val="000000"/>
            <w:sz w:val="22"/>
            <w:szCs w:val="22"/>
            <w:lang w:eastAsia="zh-CN"/>
          </w:rPr>
          <w:delText xml:space="preserve">, </w:delText>
        </w:r>
      </w:del>
      <w:ins w:id="107" w:author="jerry zhou" w:date="2022-10-31T18:55:00Z">
        <w:r w:rsidR="00466E3A">
          <w:rPr>
            <w:rFonts w:ascii="Constantia (Body)" w:hAnsi="Constantia (Body)" w:hint="eastAsia"/>
            <w:color w:val="000000"/>
            <w:sz w:val="22"/>
            <w:szCs w:val="22"/>
            <w:lang w:eastAsia="zh-CN"/>
          </w:rPr>
          <w:t>,</w:t>
        </w:r>
      </w:ins>
      <w:del w:id="108" w:author="jerry zhou" w:date="2022-10-31T18:55:00Z">
        <w:r w:rsidDel="00466E3A">
          <w:rPr>
            <w:rFonts w:ascii="Constantia (Body)" w:hAnsi="Constantia (Body)" w:hint="eastAsia"/>
            <w:color w:val="000000"/>
            <w:sz w:val="22"/>
            <w:szCs w:val="22"/>
            <w:lang w:eastAsia="zh-CN"/>
          </w:rPr>
          <w:delText>subsequently</w:delText>
        </w:r>
      </w:del>
      <w:r>
        <w:rPr>
          <w:rFonts w:ascii="Constantia (Body)" w:hAnsi="Constantia (Body)" w:hint="eastAsia"/>
          <w:color w:val="000000"/>
          <w:sz w:val="22"/>
          <w:szCs w:val="22"/>
          <w:lang w:eastAsia="zh-CN"/>
        </w:rPr>
        <w:t xml:space="preserve"> we should be able to observe an increase </w:t>
      </w:r>
      <w:ins w:id="109" w:author="jerry zhou" w:date="2022-10-31T18:55:00Z">
        <w:r w:rsidR="00466E3A">
          <w:rPr>
            <w:rFonts w:ascii="Constantia (Body)" w:hAnsi="Constantia (Body)" w:hint="eastAsia"/>
            <w:color w:val="000000"/>
            <w:sz w:val="22"/>
            <w:szCs w:val="22"/>
            <w:lang w:eastAsia="zh-CN"/>
          </w:rPr>
          <w:t>in</w:t>
        </w:r>
      </w:ins>
      <w:del w:id="110" w:author="jerry zhou" w:date="2022-10-31T18:55:00Z">
        <w:r w:rsidDel="00466E3A">
          <w:rPr>
            <w:rFonts w:ascii="Constantia (Body)" w:hAnsi="Constantia (Body)" w:hint="eastAsia"/>
            <w:color w:val="000000"/>
            <w:sz w:val="22"/>
            <w:szCs w:val="22"/>
            <w:lang w:eastAsia="zh-CN"/>
          </w:rPr>
          <w:delText>of</w:delText>
        </w:r>
      </w:del>
      <w:r>
        <w:rPr>
          <w:rFonts w:ascii="Constantia (Body)" w:hAnsi="Constantia (Body)" w:hint="eastAsia"/>
          <w:color w:val="000000"/>
          <w:sz w:val="22"/>
          <w:szCs w:val="22"/>
          <w:lang w:eastAsia="zh-CN"/>
        </w:rPr>
        <w:t xml:space="preserve"> freight transportation activities</w:t>
      </w:r>
      <w:del w:id="111" w:author="jerry zhou" w:date="2022-10-31T18:55:00Z">
        <w:r w:rsidDel="00466E3A">
          <w:rPr>
            <w:rFonts w:ascii="Constantia (Body)" w:hAnsi="Constantia (Body)" w:hint="eastAsia"/>
            <w:color w:val="000000"/>
            <w:sz w:val="22"/>
            <w:szCs w:val="22"/>
            <w:lang w:eastAsia="zh-CN"/>
          </w:rPr>
          <w:delText>,</w:delText>
        </w:r>
      </w:del>
      <w:r>
        <w:rPr>
          <w:rFonts w:ascii="Constantia (Body)" w:hAnsi="Constantia (Body)" w:hint="eastAsia"/>
          <w:color w:val="000000"/>
          <w:sz w:val="22"/>
          <w:szCs w:val="22"/>
          <w:lang w:eastAsia="zh-CN"/>
        </w:rPr>
        <w:t xml:space="preserve"> </w:t>
      </w:r>
      <w:ins w:id="112" w:author="jerry zhou" w:date="2022-10-31T18:55:00Z">
        <w:r w:rsidR="00466E3A">
          <w:rPr>
            <w:rFonts w:ascii="Constantia (Body)" w:hAnsi="Constantia (Body)" w:hint="eastAsia"/>
            <w:color w:val="000000"/>
            <w:sz w:val="22"/>
            <w:szCs w:val="22"/>
            <w:lang w:eastAsia="zh-CN"/>
          </w:rPr>
          <w:t xml:space="preserve">and </w:t>
        </w:r>
      </w:ins>
      <w:r>
        <w:rPr>
          <w:rFonts w:ascii="Constantia (Body)" w:hAnsi="Constantia (Body)" w:hint="eastAsia"/>
          <w:color w:val="000000"/>
          <w:sz w:val="22"/>
          <w:szCs w:val="22"/>
          <w:lang w:eastAsia="zh-CN"/>
        </w:rPr>
        <w:t xml:space="preserve">oversea passage flights. To stimulate general economic growth, </w:t>
      </w:r>
      <w:ins w:id="113" w:author="jerry zhou" w:date="2022-10-31T18:54:00Z">
        <w:r w:rsidR="00466E3A">
          <w:rPr>
            <w:rFonts w:ascii="Constantia (Body)" w:hAnsi="Constantia (Body)" w:hint="eastAsia"/>
            <w:color w:val="000000"/>
            <w:sz w:val="22"/>
            <w:szCs w:val="22"/>
            <w:lang w:eastAsia="zh-CN"/>
          </w:rPr>
          <w:t xml:space="preserve">the </w:t>
        </w:r>
      </w:ins>
      <w:ins w:id="114" w:author="jerry zhou" w:date="2022-10-31T18:56:00Z">
        <w:r w:rsidR="00466E3A">
          <w:rPr>
            <w:rFonts w:ascii="Constantia (Body)" w:hAnsi="Constantia (Body)" w:hint="eastAsia"/>
            <w:color w:val="000000"/>
            <w:sz w:val="22"/>
            <w:szCs w:val="22"/>
            <w:lang w:eastAsia="zh-CN"/>
          </w:rPr>
          <w:t>government</w:t>
        </w:r>
      </w:ins>
      <w:del w:id="115" w:author="jerry zhou" w:date="2022-10-31T18:56:00Z">
        <w:r w:rsidDel="00466E3A">
          <w:rPr>
            <w:rFonts w:ascii="Constantia (Body)" w:hAnsi="Constantia (Body)" w:hint="eastAsia"/>
            <w:color w:val="000000"/>
            <w:sz w:val="22"/>
            <w:szCs w:val="22"/>
            <w:lang w:eastAsia="zh-CN"/>
          </w:rPr>
          <w:delText>government</w:delText>
        </w:r>
      </w:del>
      <w:r>
        <w:rPr>
          <w:rFonts w:ascii="Constantia (Body)" w:hAnsi="Constantia (Body)" w:hint="eastAsia"/>
          <w:color w:val="000000"/>
          <w:sz w:val="22"/>
          <w:szCs w:val="22"/>
          <w:lang w:eastAsia="zh-CN"/>
        </w:rPr>
        <w:t xml:space="preserve"> usually starts major infrastructural projects like major road works, etc. Hence it is also anticipated that general road construction activities are </w:t>
      </w:r>
      <w:r>
        <w:rPr>
          <w:rFonts w:ascii="Constantia (Body)" w:hAnsi="Constantia (Body)"/>
          <w:color w:val="000000"/>
          <w:sz w:val="22"/>
          <w:szCs w:val="22"/>
          <w:lang w:eastAsia="zh-CN"/>
        </w:rPr>
        <w:t>increasing.</w:t>
      </w:r>
      <w:r>
        <w:rPr>
          <w:rFonts w:ascii="Constantia (Body)" w:hAnsi="Constantia (Body)" w:cs="Constantia (Body)"/>
          <w:color w:val="000000"/>
          <w:sz w:val="22"/>
          <w:szCs w:val="22"/>
        </w:rPr>
        <w:t xml:space="preserve"> W</w:t>
      </w:r>
      <w:r>
        <w:rPr>
          <w:rFonts w:ascii="Constantia (Body)" w:hAnsi="Constantia (Body)" w:cs="Constantia (Body)" w:hint="eastAsia"/>
          <w:color w:val="000000"/>
          <w:sz w:val="22"/>
          <w:szCs w:val="22"/>
        </w:rPr>
        <w:t>e</w:t>
      </w:r>
      <w:r>
        <w:rPr>
          <w:rFonts w:ascii="Constantia (Body)" w:hAnsi="Constantia (Body)" w:cs="Constantia (Body)"/>
          <w:color w:val="000000"/>
          <w:sz w:val="22"/>
          <w:szCs w:val="22"/>
        </w:rPr>
        <w:t xml:space="preserve"> will </w:t>
      </w:r>
      <w:ins w:id="116" w:author="jerry zhou" w:date="2022-10-31T18:54:00Z">
        <w:r w:rsidR="00466E3A">
          <w:rPr>
            <w:rFonts w:ascii="Constantia (Body)" w:hAnsi="Constantia (Body)" w:cs="Constantia (Body)" w:hint="eastAsia"/>
            <w:color w:val="000000"/>
            <w:sz w:val="22"/>
            <w:szCs w:val="22"/>
          </w:rPr>
          <w:t>collect</w:t>
        </w:r>
      </w:ins>
      <w:del w:id="117" w:author="jerry zhou" w:date="2022-10-31T18:54:00Z">
        <w:r w:rsidDel="00466E3A">
          <w:rPr>
            <w:rFonts w:ascii="Constantia (Body)" w:hAnsi="Constantia (Body)" w:cs="Constantia (Body)"/>
            <w:color w:val="000000"/>
            <w:sz w:val="22"/>
            <w:szCs w:val="22"/>
          </w:rPr>
          <w:delText>collecting</w:delText>
        </w:r>
      </w:del>
      <w:r>
        <w:rPr>
          <w:rFonts w:ascii="Constantia (Body)" w:hAnsi="Constantia (Body)" w:cs="Constantia (Body)"/>
          <w:color w:val="000000"/>
          <w:sz w:val="22"/>
          <w:szCs w:val="22"/>
        </w:rPr>
        <w:t xml:space="preserve"> online public data to verify economic principles and examine </w:t>
      </w:r>
      <w:ins w:id="118" w:author="jerry zhou" w:date="2022-10-31T18:54:00Z">
        <w:r w:rsidR="00466E3A">
          <w:rPr>
            <w:rFonts w:ascii="Constantia (Body)" w:hAnsi="Constantia (Body)" w:cs="Constantia (Body)" w:hint="eastAsia"/>
            <w:color w:val="000000"/>
            <w:sz w:val="22"/>
            <w:szCs w:val="22"/>
          </w:rPr>
          <w:t xml:space="preserve">the </w:t>
        </w:r>
      </w:ins>
      <w:r>
        <w:rPr>
          <w:rFonts w:ascii="Constantia (Body)" w:hAnsi="Constantia (Body)" w:cs="Constantia (Body)"/>
          <w:color w:val="000000"/>
          <w:sz w:val="22"/>
          <w:szCs w:val="22"/>
        </w:rPr>
        <w:t>relationship between data.</w:t>
      </w:r>
      <w:r>
        <w:rPr>
          <w:rFonts w:ascii="Constantia (Body)" w:hAnsi="Constantia (Body)" w:cs="Constantia (Body)"/>
        </w:rPr>
        <w:t xml:space="preserve"> </w:t>
      </w:r>
      <w:r>
        <w:rPr>
          <w:rFonts w:ascii="Constantia (Body)" w:hAnsi="Constantia (Body)" w:cs="Constantia (Body)"/>
          <w:color w:val="000000"/>
          <w:sz w:val="22"/>
          <w:szCs w:val="22"/>
        </w:rPr>
        <w:t>We collected the following data to test the correlation:</w:t>
      </w:r>
    </w:p>
    <w:p w14:paraId="12929ABD" w14:textId="77777777" w:rsidR="008921CD"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Official cash rate</w:t>
      </w:r>
    </w:p>
    <w:p w14:paraId="1D4705A0" w14:textId="77777777" w:rsidR="008921CD"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CPI</w:t>
      </w:r>
    </w:p>
    <w:p w14:paraId="48AF911C" w14:textId="77777777" w:rsidR="008921CD"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Unemployment rate</w:t>
      </w:r>
    </w:p>
    <w:p w14:paraId="125EABAD" w14:textId="77777777" w:rsidR="008921CD"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HPI (Housing price index)</w:t>
      </w:r>
    </w:p>
    <w:p w14:paraId="54ECD0C8" w14:textId="77777777" w:rsidR="008921CD" w:rsidRDefault="00000000">
      <w:pPr>
        <w:numPr>
          <w:ilvl w:val="0"/>
          <w:numId w:val="4"/>
        </w:numPr>
        <w:shd w:val="clear" w:color="auto" w:fill="FFFFFF"/>
        <w:spacing w:before="60"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Exchange rate (NZDUSD/NZDRMB)</w:t>
      </w:r>
    </w:p>
    <w:p w14:paraId="1C1266B2" w14:textId="77777777" w:rsidR="008921CD" w:rsidRDefault="00000000">
      <w:pPr>
        <w:numPr>
          <w:ilvl w:val="0"/>
          <w:numId w:val="4"/>
        </w:numPr>
        <w:shd w:val="clear" w:color="auto" w:fill="FFFFFF"/>
        <w:spacing w:before="100" w:beforeAutospacing="1"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Tourism</w:t>
      </w:r>
    </w:p>
    <w:p w14:paraId="08FA6C92" w14:textId="77777777" w:rsidR="008921CD" w:rsidRDefault="00000000">
      <w:pPr>
        <w:numPr>
          <w:ilvl w:val="0"/>
          <w:numId w:val="4"/>
        </w:numPr>
        <w:shd w:val="clear" w:color="auto" w:fill="FFFFFF"/>
        <w:spacing w:before="100" w:beforeAutospacing="1" w:after="100" w:afterAutospacing="1" w:line="240" w:lineRule="auto"/>
        <w:jc w:val="left"/>
        <w:rPr>
          <w:rFonts w:ascii="Constantia (Body)" w:eastAsia="Times New Roman" w:hAnsi="Constantia (Body)" w:cs="Constantia (Body)"/>
          <w:color w:val="24292F"/>
          <w:sz w:val="22"/>
          <w:szCs w:val="22"/>
          <w:lang w:val="en-SG" w:eastAsia="zh-CN"/>
        </w:rPr>
      </w:pPr>
      <w:r>
        <w:rPr>
          <w:rFonts w:ascii="Constantia (Body)" w:eastAsia="Times New Roman" w:hAnsi="Constantia (Body)" w:cs="Constantia (Body)"/>
          <w:color w:val="24292F"/>
          <w:sz w:val="22"/>
          <w:szCs w:val="22"/>
          <w:lang w:val="en-SG" w:eastAsia="zh-CN"/>
        </w:rPr>
        <w:t>Exports and Imports data.</w:t>
      </w:r>
    </w:p>
    <w:p w14:paraId="0A23CF78" w14:textId="77777777"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The data is collected separately and wrangled into a table; the overall structure is shown in the figure below:</w:t>
      </w:r>
    </w:p>
    <w:p w14:paraId="1ADAEB70" w14:textId="77777777" w:rsidR="008921CD" w:rsidRDefault="00DA4BC8">
      <w:pPr>
        <w:shd w:val="clear" w:color="auto" w:fill="FFFFFF"/>
        <w:spacing w:before="100" w:beforeAutospacing="1" w:after="100" w:afterAutospacing="1" w:line="240" w:lineRule="auto"/>
        <w:ind w:left="720"/>
        <w:jc w:val="left"/>
        <w:rPr>
          <w:rFonts w:ascii="Constantia (Body)" w:eastAsia="Times New Roman" w:hAnsi="Constantia (Body)" w:cs="Constantia (Body)"/>
          <w:color w:val="24292F"/>
          <w:sz w:val="22"/>
          <w:szCs w:val="22"/>
          <w:lang w:val="en-SG" w:eastAsia="zh-CN"/>
        </w:rPr>
      </w:pPr>
      <w:r>
        <w:rPr>
          <w:rFonts w:ascii="Constantia (Body)" w:hAnsi="Constantia (Body)" w:cs="Constantia (Body)"/>
          <w:noProof/>
        </w:rPr>
        <w:object w:dxaOrig="7630" w:dyaOrig="8864" w14:anchorId="41F8A8B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81.45pt;height:443.1pt;mso-width-percent:0;mso-height-percent:0;mso-width-percent:0;mso-height-percent:0" o:ole="">
            <v:imagedata r:id="rId10" o:title=""/>
            <o:lock v:ext="edit" aspectratio="f"/>
          </v:shape>
          <o:OLEObject Type="Embed" ProgID="Visio.Drawing.11" ShapeID="_x0000_i1025" DrawAspect="Content" ObjectID="_1728748649" r:id="rId11"/>
        </w:object>
      </w:r>
    </w:p>
    <w:p w14:paraId="5B86EE0B" w14:textId="4E87BE24"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 xml:space="preserve">Data collection, wrangling, </w:t>
      </w:r>
      <w:ins w:id="119" w:author="jerry zhou" w:date="2022-10-31T19:04:00Z">
        <w:r w:rsidR="0001101A">
          <w:rPr>
            <w:rFonts w:ascii="Constantia (Body)" w:hAnsi="Constantia (Body)" w:cs="Constantia (Body)" w:hint="eastAsia"/>
            <w:color w:val="000000"/>
            <w:sz w:val="22"/>
            <w:szCs w:val="22"/>
          </w:rPr>
          <w:t>visualization</w:t>
        </w:r>
      </w:ins>
      <w:del w:id="120" w:author="jerry zhou" w:date="2022-10-31T18:53:00Z">
        <w:r w:rsidDel="00466E3A">
          <w:rPr>
            <w:rFonts w:ascii="Constantia (Body)" w:hAnsi="Constantia (Body)" w:cs="Constantia (Body)"/>
            <w:color w:val="000000"/>
            <w:sz w:val="22"/>
            <w:szCs w:val="22"/>
          </w:rPr>
          <w:delText>visualize</w:delText>
        </w:r>
      </w:del>
      <w:r>
        <w:rPr>
          <w:rFonts w:ascii="Constantia (Body)" w:hAnsi="Constantia (Body)" w:cs="Constantia (Body)"/>
          <w:color w:val="000000"/>
          <w:sz w:val="22"/>
          <w:szCs w:val="22"/>
        </w:rPr>
        <w:t xml:space="preserve"> and </w:t>
      </w:r>
      <w:ins w:id="121" w:author="jerry zhou" w:date="2022-10-31T18:54:00Z">
        <w:r w:rsidR="00466E3A">
          <w:rPr>
            <w:rFonts w:ascii="Constantia (Body)" w:hAnsi="Constantia (Body)" w:cs="Constantia (Body)" w:hint="eastAsia"/>
            <w:color w:val="000000"/>
            <w:sz w:val="22"/>
            <w:szCs w:val="22"/>
          </w:rPr>
          <w:t>analysis</w:t>
        </w:r>
      </w:ins>
      <w:del w:id="122" w:author="jerry zhou" w:date="2022-10-31T18:54:00Z">
        <w:r w:rsidDel="00466E3A">
          <w:rPr>
            <w:rFonts w:ascii="Constantia (Body)" w:hAnsi="Constantia (Body)" w:cs="Constantia (Body)"/>
            <w:color w:val="000000"/>
            <w:sz w:val="22"/>
            <w:szCs w:val="22"/>
          </w:rPr>
          <w:delText>analyze</w:delText>
        </w:r>
      </w:del>
      <w:r>
        <w:rPr>
          <w:rFonts w:ascii="Constantia (Body)" w:hAnsi="Constantia (Body)" w:cs="Constantia (Body)"/>
          <w:color w:val="000000"/>
          <w:sz w:val="22"/>
          <w:szCs w:val="22"/>
        </w:rPr>
        <w:t xml:space="preserve"> will </w:t>
      </w:r>
      <w:ins w:id="123" w:author="jerry zhou" w:date="2022-10-31T18:53:00Z">
        <w:r w:rsidR="00466E3A">
          <w:rPr>
            <w:rFonts w:ascii="Constantia (Body)" w:hAnsi="Constantia (Body)" w:cs="Constantia (Body)" w:hint="eastAsia"/>
            <w:color w:val="000000"/>
            <w:sz w:val="22"/>
            <w:szCs w:val="22"/>
          </w:rPr>
          <w:t>be described</w:t>
        </w:r>
      </w:ins>
      <w:del w:id="124" w:author="jerry zhou" w:date="2022-10-31T18:53:00Z">
        <w:r w:rsidDel="00466E3A">
          <w:rPr>
            <w:rFonts w:ascii="Constantia (Body)" w:hAnsi="Constantia (Body)" w:cs="Constantia (Body)"/>
            <w:color w:val="000000"/>
            <w:sz w:val="22"/>
            <w:szCs w:val="22"/>
          </w:rPr>
          <w:delText>be describe</w:delText>
        </w:r>
      </w:del>
      <w:r>
        <w:rPr>
          <w:rFonts w:ascii="Constantia (Body)" w:hAnsi="Constantia (Body)" w:cs="Constantia (Body)"/>
          <w:color w:val="000000"/>
          <w:sz w:val="22"/>
          <w:szCs w:val="22"/>
        </w:rPr>
        <w:t xml:space="preserve"> in the following section.</w:t>
      </w:r>
    </w:p>
    <w:p w14:paraId="62670B56" w14:textId="77777777" w:rsidR="008921CD" w:rsidRDefault="00000000">
      <w:pPr>
        <w:pStyle w:val="Heading1"/>
        <w:rPr>
          <w:rFonts w:ascii="Constantia (Body)" w:hAnsi="Constantia (Body)" w:cs="Constantia (Body)" w:hint="eastAsia"/>
        </w:rPr>
      </w:pPr>
      <w:r>
        <w:rPr>
          <w:rFonts w:ascii="Constantia (Body)" w:hAnsi="Constantia (Body)" w:cs="Constantia (Body)"/>
        </w:rPr>
        <w:t>Data Collection</w:t>
      </w:r>
    </w:p>
    <w:p w14:paraId="262ADF4D" w14:textId="77777777" w:rsidR="008921CD" w:rsidRDefault="00000000">
      <w:pPr>
        <w:pStyle w:val="Heading2"/>
        <w:rPr>
          <w:rFonts w:ascii="Constantia (Body)" w:hAnsi="Constantia (Body)" w:cs="Constantia (Body)" w:hint="eastAsia"/>
        </w:rPr>
      </w:pPr>
      <w:r>
        <w:rPr>
          <w:rFonts w:ascii="Constantia (Body)" w:hAnsi="Constantia (Body)" w:cs="Constantia (Body)"/>
        </w:rPr>
        <w:t>Data Source</w:t>
      </w:r>
    </w:p>
    <w:p w14:paraId="55C54684" w14:textId="6D177DED" w:rsidR="008921CD" w:rsidRDefault="00000000">
      <w:pPr>
        <w:rPr>
          <w:rFonts w:ascii="Constantia (Body)" w:hAnsi="Constantia (Body)" w:cs="Constantia (Body)" w:hint="eastAsia"/>
          <w:sz w:val="22"/>
          <w:szCs w:val="22"/>
          <w:lang w:eastAsia="zh-CN"/>
        </w:rPr>
      </w:pPr>
      <w:r>
        <w:rPr>
          <w:rFonts w:ascii="Constantia (Body)" w:hAnsi="Constantia (Body)" w:cs="Constantia (Body)"/>
          <w:sz w:val="22"/>
          <w:szCs w:val="22"/>
          <w:lang w:eastAsia="zh-CN"/>
        </w:rPr>
        <w:t>As all data is publicly available on the RBNZ, it is</w:t>
      </w:r>
      <w:ins w:id="125" w:author="jerry zhou" w:date="2022-10-31T18:54:00Z">
        <w:r w:rsidR="00466E3A">
          <w:rPr>
            <w:rFonts w:ascii="Constantia (Body)" w:hAnsi="Constantia (Body)" w:cs="Constantia (Body)" w:hint="eastAsia"/>
            <w:sz w:val="22"/>
            <w:szCs w:val="22"/>
            <w:lang w:eastAsia="zh-CN"/>
          </w:rPr>
          <w:t>,</w:t>
        </w:r>
      </w:ins>
      <w:r>
        <w:rPr>
          <w:rFonts w:ascii="Constantia (Body)" w:hAnsi="Constantia (Body)" w:cs="Constantia (Body)"/>
          <w:sz w:val="22"/>
          <w:szCs w:val="22"/>
          <w:lang w:eastAsia="zh-CN"/>
        </w:rPr>
        <w:t xml:space="preserve"> in principle</w:t>
      </w:r>
      <w:ins w:id="126" w:author="jerry zhou" w:date="2022-10-31T18:53:00Z">
        <w:r w:rsidR="00466E3A">
          <w:rPr>
            <w:rFonts w:ascii="Constantia (Body)" w:hAnsi="Constantia (Body)" w:cs="Constantia (Body)" w:hint="eastAsia"/>
            <w:sz w:val="22"/>
            <w:szCs w:val="22"/>
            <w:lang w:eastAsia="zh-CN"/>
          </w:rPr>
          <w:t>,</w:t>
        </w:r>
      </w:ins>
      <w:r>
        <w:rPr>
          <w:rFonts w:ascii="Constantia (Body)" w:hAnsi="Constantia (Body)" w:cs="Constantia (Body)"/>
          <w:sz w:val="22"/>
          <w:szCs w:val="22"/>
          <w:lang w:eastAsia="zh-CN"/>
        </w:rPr>
        <w:t xml:space="preserve"> more reliable to collect data from the source where it was originally published, which is the RBNZ website. </w:t>
      </w:r>
      <w:r>
        <w:rPr>
          <w:rFonts w:ascii="Constantia (Body)" w:hAnsi="Constantia (Body)" w:cs="Constantia (Body)"/>
          <w:color w:val="000000"/>
          <w:sz w:val="22"/>
          <w:szCs w:val="22"/>
        </w:rPr>
        <w:t xml:space="preserve">However, due to the redesign of the RBNZ website, which uses Cloudflare as the CDN and refuses to </w:t>
      </w:r>
      <w:ins w:id="127" w:author="jerry zhou" w:date="2022-10-31T18:53:00Z">
        <w:r w:rsidR="00466E3A">
          <w:rPr>
            <w:rFonts w:ascii="Constantia (Body)" w:hAnsi="Constantia (Body)" w:cs="Constantia (Body)" w:hint="eastAsia"/>
            <w:color w:val="000000"/>
            <w:sz w:val="22"/>
            <w:szCs w:val="22"/>
          </w:rPr>
          <w:t>crawl content automatically</w:t>
        </w:r>
      </w:ins>
      <w:del w:id="128" w:author="jerry zhou" w:date="2022-10-31T18:53:00Z">
        <w:r w:rsidDel="00466E3A">
          <w:rPr>
            <w:rFonts w:ascii="Constantia (Body)" w:hAnsi="Constantia (Body)" w:cs="Constantia (Body)"/>
            <w:color w:val="000000"/>
            <w:sz w:val="22"/>
            <w:szCs w:val="22"/>
          </w:rPr>
          <w:delText>automatically crawl content</w:delText>
        </w:r>
      </w:del>
      <w:r>
        <w:rPr>
          <w:rFonts w:ascii="Constantia (Body)" w:hAnsi="Constantia (Body)" w:cs="Constantia (Body)"/>
          <w:color w:val="000000"/>
          <w:sz w:val="22"/>
          <w:szCs w:val="22"/>
        </w:rPr>
        <w:t>, we failed to scrape data from RBNZ</w:t>
      </w:r>
      <w:ins w:id="129" w:author="jerry zhou" w:date="2022-10-31T18:53:00Z">
        <w:r w:rsidR="00466E3A">
          <w:rPr>
            <w:rFonts w:ascii="Constantia (Body)" w:hAnsi="Constantia (Body)" w:cs="Constantia (Body)" w:hint="eastAsia"/>
            <w:color w:val="000000"/>
            <w:sz w:val="22"/>
            <w:szCs w:val="22"/>
          </w:rPr>
          <w:t>,</w:t>
        </w:r>
      </w:ins>
      <w:r>
        <w:rPr>
          <w:rFonts w:ascii="Constantia (Body)" w:hAnsi="Constantia (Body)" w:cs="Constantia (Body)"/>
          <w:color w:val="000000"/>
          <w:sz w:val="22"/>
          <w:szCs w:val="22"/>
        </w:rPr>
        <w:t xml:space="preserve"> although we tried various methods of disguise. As time constraints, we had to choose other crawler-friendly sites to get the data. </w:t>
      </w:r>
      <w:r>
        <w:rPr>
          <w:rFonts w:ascii="Constantia (Body)" w:hAnsi="Constantia (Body)" w:cs="Constantia (Body)"/>
          <w:sz w:val="22"/>
          <w:szCs w:val="22"/>
          <w:lang w:eastAsia="zh-CN"/>
        </w:rPr>
        <w:t>After much searching and searching</w:t>
      </w:r>
      <w:ins w:id="130" w:author="jerry zhou" w:date="2022-10-31T18:53:00Z">
        <w:r w:rsidR="00466E3A">
          <w:rPr>
            <w:rFonts w:ascii="Constantia (Body)" w:hAnsi="Constantia (Body)" w:cs="Constantia (Body)" w:hint="eastAsia"/>
            <w:sz w:val="22"/>
            <w:szCs w:val="22"/>
            <w:lang w:eastAsia="zh-CN"/>
          </w:rPr>
          <w:t>,</w:t>
        </w:r>
      </w:ins>
      <w:r>
        <w:rPr>
          <w:rFonts w:ascii="Constantia (Body)" w:hAnsi="Constantia (Body)" w:cs="Constantia (Body)"/>
          <w:sz w:val="22"/>
          <w:szCs w:val="22"/>
          <w:lang w:eastAsia="zh-CN"/>
        </w:rPr>
        <w:t xml:space="preserve"> we finally settled on three </w:t>
      </w:r>
      <w:ins w:id="131" w:author="jerry zhou" w:date="2022-10-31T18:53:00Z">
        <w:r w:rsidR="00466E3A">
          <w:rPr>
            <w:rFonts w:ascii="Constantia (Body)" w:hAnsi="Constantia (Body)" w:cs="Constantia (Body)" w:hint="eastAsia"/>
            <w:sz w:val="22"/>
            <w:szCs w:val="22"/>
            <w:lang w:eastAsia="zh-CN"/>
          </w:rPr>
          <w:t>crawler-friendly</w:t>
        </w:r>
      </w:ins>
      <w:del w:id="132" w:author="jerry zhou" w:date="2022-10-31T18:53:00Z">
        <w:r w:rsidDel="00466E3A">
          <w:rPr>
            <w:rFonts w:ascii="Constantia (Body)" w:hAnsi="Constantia (Body)" w:cs="Constantia (Body)"/>
            <w:sz w:val="22"/>
            <w:szCs w:val="22"/>
            <w:lang w:eastAsia="zh-CN"/>
          </w:rPr>
          <w:delText>crawler friendly</w:delText>
        </w:r>
      </w:del>
      <w:r>
        <w:rPr>
          <w:rFonts w:ascii="Constantia (Body)" w:hAnsi="Constantia (Body)" w:cs="Constantia (Body)"/>
          <w:sz w:val="22"/>
          <w:szCs w:val="22"/>
          <w:lang w:eastAsia="zh-CN"/>
        </w:rPr>
        <w:t xml:space="preserve"> sites to get the data:</w:t>
      </w:r>
    </w:p>
    <w:p w14:paraId="0C2F22FA" w14:textId="77777777" w:rsidR="008921CD"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infoshare.stats.govt.nz</w:t>
      </w:r>
    </w:p>
    <w:p w14:paraId="075D8F50"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Labour force status data (Unemployment rate)</w:t>
      </w:r>
    </w:p>
    <w:p w14:paraId="2B4FB646"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eastAsia="zh-CN"/>
        </w:rPr>
        <w:t>Tourism visitor data</w:t>
      </w:r>
    </w:p>
    <w:p w14:paraId="2C10567A"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Import &amp; Exports data</w:t>
      </w:r>
    </w:p>
    <w:p w14:paraId="09D23EE5" w14:textId="77777777" w:rsidR="008921CD"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interest.co.nz</w:t>
      </w:r>
    </w:p>
    <w:p w14:paraId="61C38FFC"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lastRenderedPageBreak/>
        <w:t>Official Cash Rate</w:t>
      </w:r>
    </w:p>
    <w:p w14:paraId="2677AA9D"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CPI &amp; HPI</w:t>
      </w:r>
    </w:p>
    <w:p w14:paraId="57D90A5F"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NZD-USD Exchange Rate </w:t>
      </w:r>
    </w:p>
    <w:p w14:paraId="3C6FC756" w14:textId="77777777" w:rsidR="008921CD" w:rsidRDefault="00000000">
      <w:pPr>
        <w:pStyle w:val="ListParagraph"/>
        <w:numPr>
          <w:ilvl w:val="0"/>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NZ" w:eastAsia="zh-CN"/>
        </w:rPr>
        <w:t>api.ofx.com</w:t>
      </w:r>
    </w:p>
    <w:p w14:paraId="273F0C81" w14:textId="77777777" w:rsidR="008921CD" w:rsidRDefault="00000000">
      <w:pPr>
        <w:pStyle w:val="ListParagraph"/>
        <w:numPr>
          <w:ilvl w:val="1"/>
          <w:numId w:val="5"/>
        </w:numPr>
        <w:rPr>
          <w:rFonts w:ascii="Constantia (Body)" w:hAnsi="Constantia (Body)" w:cs="Constantia (Body)" w:hint="eastAsia"/>
          <w:sz w:val="22"/>
          <w:szCs w:val="22"/>
          <w:lang w:val="en-SG" w:eastAsia="zh-CN"/>
        </w:rPr>
      </w:pPr>
      <w:r>
        <w:rPr>
          <w:rFonts w:ascii="Constantia (Body)" w:hAnsi="Constantia (Body)" w:cs="Constantia (Body)"/>
          <w:sz w:val="22"/>
          <w:szCs w:val="22"/>
          <w:lang w:val="en-SG" w:eastAsia="zh-CN"/>
        </w:rPr>
        <w:t xml:space="preserve">NZD-RMB Exchange Rate </w:t>
      </w:r>
    </w:p>
    <w:p w14:paraId="38CF77AC" w14:textId="3F39ADF0" w:rsidR="008921CD" w:rsidRDefault="00000000">
      <w:pPr>
        <w:rPr>
          <w:rFonts w:ascii="Constantia (Body)" w:hAnsi="Constantia (Body)" w:cs="Constantia (Body)" w:hint="eastAsia"/>
          <w:sz w:val="22"/>
          <w:szCs w:val="22"/>
          <w:lang w:val="en-SG" w:eastAsia="zh-CN"/>
        </w:rPr>
      </w:pPr>
      <w:proofErr w:type="spellStart"/>
      <w:r>
        <w:rPr>
          <w:rFonts w:ascii="Constantia (Body)" w:hAnsi="Constantia (Body)" w:cs="Constantia (Body)"/>
          <w:color w:val="000000"/>
          <w:sz w:val="22"/>
          <w:szCs w:val="22"/>
        </w:rPr>
        <w:t>Infoshare</w:t>
      </w:r>
      <w:proofErr w:type="spellEnd"/>
      <w:r>
        <w:rPr>
          <w:rFonts w:ascii="Constantia (Body)" w:hAnsi="Constantia (Body)" w:cs="Constantia (Body)"/>
          <w:color w:val="000000"/>
          <w:sz w:val="22"/>
          <w:szCs w:val="22"/>
        </w:rPr>
        <w:t xml:space="preserve"> provides a free view of the survey data provided by Statistics New Zealand. The website “interest.co.nz” is partnered with </w:t>
      </w:r>
      <w:ins w:id="133" w:author="jerry zhou" w:date="2022-10-31T18:52:00Z">
        <w:r w:rsidR="00CD18C7">
          <w:rPr>
            <w:rFonts w:ascii="Constantia (Body)" w:hAnsi="Constantia (Body)" w:cs="Constantia (Body)"/>
            <w:color w:val="000000"/>
            <w:sz w:val="22"/>
            <w:szCs w:val="22"/>
          </w:rPr>
          <w:t>“c</w:t>
        </w:r>
      </w:ins>
      <w:del w:id="134" w:author="jerry zhou" w:date="2022-10-31T18:52:00Z">
        <w:r w:rsidDel="00CD18C7">
          <w:rPr>
            <w:rFonts w:ascii="Constantia (Body)" w:hAnsi="Constantia (Body)" w:cs="Constantia (Body)"/>
            <w:color w:val="000000"/>
            <w:sz w:val="22"/>
            <w:szCs w:val="22"/>
          </w:rPr>
          <w:delText>C</w:delText>
        </w:r>
      </w:del>
      <w:r>
        <w:rPr>
          <w:rFonts w:ascii="Constantia (Body)" w:hAnsi="Constantia (Body)" w:cs="Constantia (Body)"/>
          <w:color w:val="000000"/>
          <w:sz w:val="22"/>
          <w:szCs w:val="22"/>
        </w:rPr>
        <w:t>alculate.co.nz</w:t>
      </w:r>
      <w:ins w:id="135" w:author="jerry zhou" w:date="2022-10-31T18:52:00Z">
        <w:r w:rsidR="00CD18C7">
          <w:rPr>
            <w:rFonts w:ascii="Constantia (Body)" w:hAnsi="Constantia (Body)" w:cs="Constantia (Body)"/>
            <w:color w:val="000000"/>
            <w:sz w:val="22"/>
            <w:szCs w:val="22"/>
          </w:rPr>
          <w:t>”</w:t>
        </w:r>
        <w:r w:rsidR="00CD18C7">
          <w:rPr>
            <w:rFonts w:ascii="Constantia (Body)" w:hAnsi="Constantia (Body)" w:cs="Constantia (Body)" w:hint="eastAsia"/>
            <w:color w:val="000000"/>
            <w:sz w:val="22"/>
            <w:szCs w:val="22"/>
          </w:rPr>
          <w:t>,</w:t>
        </w:r>
      </w:ins>
      <w:r>
        <w:rPr>
          <w:rFonts w:ascii="Constantia (Body)" w:hAnsi="Constantia (Body)" w:cs="Constantia (Body)"/>
          <w:color w:val="000000"/>
          <w:sz w:val="22"/>
          <w:szCs w:val="22"/>
        </w:rPr>
        <w:t xml:space="preserve"> which has created New Zealand's largest collection of calculators. </w:t>
      </w:r>
      <w:ins w:id="136" w:author="jerry zhou" w:date="2022-10-31T18:52:00Z">
        <w:r w:rsidR="00CD18C7">
          <w:rPr>
            <w:rFonts w:ascii="Constantia (Body)" w:hAnsi="Constantia (Body)" w:cs="Constantia (Body)"/>
            <w:color w:val="000000"/>
            <w:sz w:val="22"/>
            <w:szCs w:val="22"/>
          </w:rPr>
          <w:t>“</w:t>
        </w:r>
      </w:ins>
      <w:del w:id="137" w:author="jerry zhou" w:date="2022-10-31T18:52:00Z">
        <w:r w:rsidDel="00CD18C7">
          <w:rPr>
            <w:rFonts w:ascii="Constantia (Body)" w:hAnsi="Constantia (Body)" w:cs="Constantia (Body)"/>
            <w:color w:val="000000"/>
            <w:sz w:val="22"/>
            <w:szCs w:val="22"/>
          </w:rPr>
          <w:delText>While “</w:delText>
        </w:r>
      </w:del>
      <w:r>
        <w:rPr>
          <w:rFonts w:ascii="Constantia (Body)" w:hAnsi="Constantia (Body)" w:cs="Constantia (Body)"/>
          <w:color w:val="000000"/>
          <w:sz w:val="22"/>
          <w:szCs w:val="22"/>
        </w:rPr>
        <w:t>ofx.com” is a currency exchange platform regulated by over 50 regulators globally. The backgrounds of these data sources give them high creditability.</w:t>
      </w:r>
    </w:p>
    <w:p w14:paraId="0A2ECDEA" w14:textId="77777777" w:rsidR="008921CD"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409E47F9" w14:textId="4225EE26"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 xml:space="preserve">The data is collected using two types of technology, one based on R, with </w:t>
      </w:r>
      <w:proofErr w:type="spellStart"/>
      <w:r>
        <w:rPr>
          <w:rFonts w:ascii="Constantia (Body)" w:hAnsi="Constantia (Body)" w:cs="Constantia (Body)"/>
          <w:color w:val="000000"/>
          <w:sz w:val="22"/>
          <w:szCs w:val="22"/>
        </w:rPr>
        <w:t>RSelenium</w:t>
      </w:r>
      <w:proofErr w:type="spellEnd"/>
      <w:r>
        <w:rPr>
          <w:rFonts w:ascii="Constantia (Body)" w:hAnsi="Constantia (Body)" w:cs="Constantia (Body)"/>
          <w:color w:val="000000"/>
          <w:sz w:val="22"/>
          <w:szCs w:val="22"/>
        </w:rPr>
        <w:t xml:space="preserve"> as a crawler and </w:t>
      </w:r>
      <w:ins w:id="138" w:author="jerry zhou" w:date="2022-10-31T18:51:00Z">
        <w:r w:rsidR="00355F4C">
          <w:rPr>
            <w:rFonts w:ascii="Constantia (Body)" w:hAnsi="Constantia (Body)" w:cs="Constantia (Body)"/>
            <w:color w:val="000000"/>
            <w:sz w:val="22"/>
            <w:szCs w:val="22"/>
          </w:rPr>
          <w:t>“</w:t>
        </w:r>
      </w:ins>
      <w:del w:id="139" w:author="jerry zhou" w:date="2022-10-31T18:51:00Z">
        <w:r w:rsidDel="00355F4C">
          <w:rPr>
            <w:rFonts w:ascii="Constantia (Body)" w:hAnsi="Constantia (Body)" w:cs="Constantia (Body)"/>
            <w:color w:val="000000"/>
            <w:sz w:val="22"/>
            <w:szCs w:val="22"/>
          </w:rPr>
          <w:delText>XML2</w:delText>
        </w:r>
      </w:del>
      <w:ins w:id="140" w:author="jerry zhou" w:date="2022-10-31T18:51:00Z">
        <w:r w:rsidR="00355F4C">
          <w:rPr>
            <w:rFonts w:ascii="Constantia (Body)" w:hAnsi="Constantia (Body)" w:cs="Constantia (Body)"/>
            <w:color w:val="000000"/>
            <w:sz w:val="22"/>
            <w:szCs w:val="22"/>
          </w:rPr>
          <w:t>xml2”</w:t>
        </w:r>
      </w:ins>
      <w:r>
        <w:rPr>
          <w:rFonts w:ascii="Constantia (Body)" w:hAnsi="Constantia (Body)" w:cs="Constantia (Body)"/>
          <w:color w:val="000000"/>
          <w:sz w:val="22"/>
          <w:szCs w:val="22"/>
        </w:rPr>
        <w:t xml:space="preserve"> as a scraper, </w:t>
      </w:r>
      <w:ins w:id="141" w:author="jerry zhou" w:date="2022-10-31T18:51:00Z">
        <w:r w:rsidR="00CD18C7">
          <w:rPr>
            <w:rFonts w:ascii="Constantia (Body)" w:hAnsi="Constantia (Body)" w:cs="Constantia (Body)" w:hint="eastAsia"/>
            <w:color w:val="000000"/>
            <w:sz w:val="22"/>
            <w:szCs w:val="22"/>
          </w:rPr>
          <w:t xml:space="preserve">and </w:t>
        </w:r>
      </w:ins>
      <w:r>
        <w:rPr>
          <w:rFonts w:ascii="Constantia (Body)" w:hAnsi="Constantia (Body)" w:cs="Constantia (Body)"/>
          <w:color w:val="000000"/>
          <w:sz w:val="22"/>
          <w:szCs w:val="22"/>
        </w:rPr>
        <w:t xml:space="preserve">the other one is based on Julia collecting data via API. </w:t>
      </w:r>
      <w:r>
        <w:rPr>
          <w:rFonts w:ascii="Constantia (Body)" w:hAnsi="Constantia (Body)" w:cs="Constantia (Body)"/>
          <w:color w:val="000000"/>
          <w:sz w:val="22"/>
          <w:szCs w:val="22"/>
          <w:lang w:eastAsia="zh-CN"/>
        </w:rPr>
        <w:t xml:space="preserve">Specifically, we use </w:t>
      </w:r>
      <w:ins w:id="142" w:author="jerry zhou" w:date="2022-10-31T18:51:00Z">
        <w:r w:rsidR="00355F4C">
          <w:rPr>
            <w:rFonts w:ascii="Constantia (Body)" w:hAnsi="Constantia (Body)" w:cs="Constantia (Body)" w:hint="eastAsia"/>
            <w:color w:val="000000"/>
            <w:sz w:val="22"/>
            <w:szCs w:val="22"/>
            <w:lang w:eastAsia="zh-CN"/>
          </w:rPr>
          <w:t xml:space="preserve">the </w:t>
        </w:r>
      </w:ins>
      <w:r>
        <w:rPr>
          <w:rFonts w:ascii="Constantia (Body)" w:hAnsi="Constantia (Body)" w:cs="Constantia (Body)"/>
          <w:color w:val="000000"/>
          <w:sz w:val="22"/>
          <w:szCs w:val="22"/>
          <w:lang w:eastAsia="zh-CN"/>
        </w:rPr>
        <w:t xml:space="preserve">R technique to get information from </w:t>
      </w:r>
      <w:ins w:id="143" w:author="jerry zhou" w:date="2022-10-31T18:51:00Z">
        <w:r w:rsidR="00355F4C">
          <w:rPr>
            <w:rFonts w:ascii="Constantia (Body)" w:hAnsi="Constantia (Body)" w:cs="Constantia (Body)" w:hint="eastAsia"/>
            <w:color w:val="000000"/>
            <w:sz w:val="22"/>
            <w:szCs w:val="22"/>
            <w:lang w:eastAsia="zh-CN"/>
          </w:rPr>
          <w:t xml:space="preserve">the </w:t>
        </w:r>
      </w:ins>
      <w:proofErr w:type="spellStart"/>
      <w:r>
        <w:rPr>
          <w:rFonts w:ascii="Constantia (Body)" w:hAnsi="Constantia (Body)" w:cs="Constantia (Body)"/>
          <w:color w:val="000000"/>
          <w:sz w:val="22"/>
          <w:szCs w:val="22"/>
        </w:rPr>
        <w:t>Infoshare</w:t>
      </w:r>
      <w:proofErr w:type="spellEnd"/>
      <w:r>
        <w:rPr>
          <w:rFonts w:ascii="Constantia (Body)" w:hAnsi="Constantia (Body)" w:cs="Constantia (Body)"/>
          <w:color w:val="000000"/>
          <w:sz w:val="22"/>
          <w:szCs w:val="22"/>
        </w:rPr>
        <w:t xml:space="preserve"> </w:t>
      </w:r>
      <w:r>
        <w:rPr>
          <w:rFonts w:ascii="Constantia (Body)" w:hAnsi="Constantia (Body)" w:cs="Constantia (Body)"/>
          <w:color w:val="000000"/>
          <w:sz w:val="22"/>
          <w:szCs w:val="22"/>
          <w:lang w:eastAsia="zh-CN"/>
        </w:rPr>
        <w:t>website and use Julia to get information from the other two sites.</w:t>
      </w:r>
    </w:p>
    <w:p w14:paraId="133BFD9E" w14:textId="44C2639B" w:rsidR="008921CD" w:rsidRDefault="00000000">
      <w:pPr>
        <w:rPr>
          <w:rFonts w:ascii="Constantia (Body)" w:hAnsi="Constantia (Body)" w:cs="Constantia (Body)" w:hint="eastAsia"/>
          <w:color w:val="000000"/>
          <w:sz w:val="22"/>
          <w:szCs w:val="22"/>
          <w:lang w:eastAsia="zh-CN"/>
        </w:rPr>
      </w:pPr>
      <w:proofErr w:type="spellStart"/>
      <w:r>
        <w:rPr>
          <w:rFonts w:ascii="Constantia (Body)" w:hAnsi="Constantia (Body)" w:cs="Constantia (Body)"/>
          <w:color w:val="000000"/>
          <w:sz w:val="22"/>
          <w:szCs w:val="22"/>
          <w:lang w:eastAsia="zh-CN"/>
        </w:rPr>
        <w:t>Infoshare</w:t>
      </w:r>
      <w:proofErr w:type="spellEnd"/>
      <w:r>
        <w:rPr>
          <w:rFonts w:ascii="Constantia (Body)" w:hAnsi="Constantia (Body)" w:cs="Constantia (Body)"/>
          <w:color w:val="000000"/>
          <w:sz w:val="22"/>
          <w:szCs w:val="22"/>
          <w:lang w:eastAsia="zh-CN"/>
        </w:rPr>
        <w:t xml:space="preserve"> </w:t>
      </w:r>
      <w:del w:id="144" w:author="jerry zhou" w:date="2022-10-31T18:51:00Z">
        <w:r w:rsidDel="00355F4C">
          <w:rPr>
            <w:rFonts w:ascii="Constantia (Body)" w:hAnsi="Constantia (Body)" w:cs="Constantia (Body)"/>
            <w:color w:val="000000"/>
            <w:sz w:val="22"/>
            <w:szCs w:val="22"/>
            <w:lang w:eastAsia="zh-CN"/>
          </w:rPr>
          <w:delText xml:space="preserve">a </w:delText>
        </w:r>
      </w:del>
      <w:r>
        <w:rPr>
          <w:rFonts w:ascii="Constantia (Body)" w:hAnsi="Constantia (Body)" w:cs="Constantia (Body)"/>
          <w:color w:val="000000"/>
          <w:sz w:val="22"/>
          <w:szCs w:val="22"/>
          <w:lang w:eastAsia="zh-CN"/>
        </w:rPr>
        <w:t>is a database-driven website, as shown in the figure below</w:t>
      </w:r>
      <w:ins w:id="145" w:author="jerry zhou" w:date="2022-10-31T18:51:00Z">
        <w:r w:rsidR="00355F4C">
          <w:rPr>
            <w:rFonts w:ascii="Constantia (Body)" w:hAnsi="Constantia (Body)" w:cs="Constantia (Body)" w:hint="eastAsia"/>
            <w:color w:val="000000"/>
            <w:sz w:val="22"/>
            <w:szCs w:val="22"/>
            <w:lang w:eastAsia="zh-CN"/>
          </w:rPr>
          <w:t>. In</w:t>
        </w:r>
      </w:ins>
      <w:del w:id="146" w:author="jerry zhou" w:date="2022-10-31T18:51:00Z">
        <w:r w:rsidDel="00355F4C">
          <w:rPr>
            <w:rFonts w:ascii="Constantia (Body)" w:hAnsi="Constantia (Body)" w:cs="Constantia (Body)"/>
            <w:color w:val="000000"/>
            <w:sz w:val="22"/>
            <w:szCs w:val="22"/>
            <w:lang w:eastAsia="zh-CN"/>
          </w:rPr>
          <w:delText>, in</w:delText>
        </w:r>
      </w:del>
      <w:r>
        <w:rPr>
          <w:rFonts w:ascii="Constantia (Body)" w:hAnsi="Constantia (Body)" w:cs="Constantia (Body)"/>
          <w:color w:val="000000"/>
          <w:sz w:val="22"/>
          <w:szCs w:val="22"/>
          <w:lang w:eastAsia="zh-CN"/>
        </w:rPr>
        <w:t xml:space="preserve"> the process of obtaining our target data</w:t>
      </w:r>
      <w:ins w:id="147" w:author="jerry zhou" w:date="2022-10-31T18:51:00Z">
        <w:r w:rsidR="00355F4C">
          <w:rPr>
            <w:rFonts w:ascii="Constantia (Body)" w:hAnsi="Constantia (Body)" w:cs="Constantia (Body)" w:hint="eastAsia"/>
            <w:color w:val="000000"/>
            <w:sz w:val="22"/>
            <w:szCs w:val="22"/>
            <w:lang w:eastAsia="zh-CN"/>
          </w:rPr>
          <w:t>,</w:t>
        </w:r>
      </w:ins>
      <w:r>
        <w:rPr>
          <w:rFonts w:ascii="Constantia (Body)" w:hAnsi="Constantia (Body)" w:cs="Constantia (Body)"/>
          <w:color w:val="000000"/>
          <w:sz w:val="22"/>
          <w:szCs w:val="22"/>
          <w:lang w:eastAsia="zh-CN"/>
        </w:rPr>
        <w:t xml:space="preserve"> we need to click to expand each category, then select specific conditions and submit the request, and finally</w:t>
      </w:r>
      <w:ins w:id="148" w:author="jerry zhou" w:date="2022-10-31T18:51:00Z">
        <w:r w:rsidR="00355F4C">
          <w:rPr>
            <w:rFonts w:ascii="Constantia (Body)" w:hAnsi="Constantia (Body)" w:cs="Constantia (Body)" w:hint="eastAsia"/>
            <w:color w:val="000000"/>
            <w:sz w:val="22"/>
            <w:szCs w:val="22"/>
            <w:lang w:eastAsia="zh-CN"/>
          </w:rPr>
          <w:t>,</w:t>
        </w:r>
      </w:ins>
      <w:r>
        <w:rPr>
          <w:rFonts w:ascii="Constantia (Body)" w:hAnsi="Constantia (Body)" w:cs="Constantia (Body)"/>
          <w:color w:val="000000"/>
          <w:sz w:val="22"/>
          <w:szCs w:val="22"/>
          <w:lang w:eastAsia="zh-CN"/>
        </w:rPr>
        <w:t xml:space="preserve"> the site then returns the information.</w:t>
      </w:r>
      <w:r>
        <w:rPr>
          <w:rFonts w:ascii="Constantia (Body)" w:hAnsi="Constantia (Body)" w:cs="Constantia (Body)"/>
        </w:rPr>
        <w:t xml:space="preserve"> </w:t>
      </w:r>
      <w:r>
        <w:rPr>
          <w:rFonts w:ascii="Constantia (Body)" w:hAnsi="Constantia (Body)" w:cs="Constantia (Body)"/>
          <w:color w:val="000000"/>
          <w:sz w:val="22"/>
          <w:szCs w:val="22"/>
          <w:lang w:eastAsia="zh-CN"/>
        </w:rPr>
        <w:t>The idea is to automate the process of clicking and selecting</w:t>
      </w:r>
      <w:ins w:id="149" w:author="jerry zhou" w:date="2022-10-31T18:50:00Z">
        <w:r w:rsidR="00355F4C">
          <w:rPr>
            <w:rFonts w:ascii="Constantia (Body)" w:hAnsi="Constantia (Body)" w:cs="Constantia (Body)" w:hint="eastAsia"/>
            <w:color w:val="000000"/>
            <w:sz w:val="22"/>
            <w:szCs w:val="22"/>
            <w:lang w:eastAsia="zh-CN"/>
          </w:rPr>
          <w:t>,</w:t>
        </w:r>
      </w:ins>
      <w:r>
        <w:rPr>
          <w:rFonts w:ascii="Constantia (Body)" w:hAnsi="Constantia (Body)" w:cs="Constantia (Body)"/>
          <w:color w:val="000000"/>
          <w:sz w:val="22"/>
          <w:szCs w:val="22"/>
          <w:lang w:eastAsia="zh-CN"/>
        </w:rPr>
        <w:t xml:space="preserve"> and then parsing the </w:t>
      </w:r>
      <w:ins w:id="150" w:author="jerry zhou" w:date="2022-10-31T18:50:00Z">
        <w:r w:rsidR="00355F4C">
          <w:rPr>
            <w:rFonts w:ascii="Constantia (Body)" w:hAnsi="Constantia (Body)" w:cs="Constantia (Body)" w:hint="eastAsia"/>
            <w:color w:val="000000"/>
            <w:sz w:val="22"/>
            <w:szCs w:val="22"/>
            <w:lang w:eastAsia="zh-CN"/>
          </w:rPr>
          <w:t>HTML</w:t>
        </w:r>
      </w:ins>
      <w:del w:id="151" w:author="jerry zhou" w:date="2022-10-31T18:50:00Z">
        <w:r w:rsidDel="00355F4C">
          <w:rPr>
            <w:rFonts w:ascii="Constantia (Body)" w:hAnsi="Constantia (Body)" w:cs="Constantia (Body)"/>
            <w:color w:val="000000"/>
            <w:sz w:val="22"/>
            <w:szCs w:val="22"/>
            <w:lang w:eastAsia="zh-CN"/>
          </w:rPr>
          <w:delText>html</w:delText>
        </w:r>
      </w:del>
      <w:r>
        <w:rPr>
          <w:rFonts w:ascii="Constantia (Body)" w:hAnsi="Constantia (Body)" w:cs="Constantia (Body)"/>
          <w:color w:val="000000"/>
          <w:sz w:val="22"/>
          <w:szCs w:val="22"/>
          <w:lang w:eastAsia="zh-CN"/>
        </w:rPr>
        <w:t xml:space="preserve"> elements after the final information page return using the Xml2 module. So </w:t>
      </w:r>
      <w:proofErr w:type="spellStart"/>
      <w:r>
        <w:rPr>
          <w:rFonts w:ascii="Constantia (Body)" w:hAnsi="Constantia (Body)" w:cs="Constantia (Body)"/>
          <w:color w:val="000000"/>
          <w:sz w:val="22"/>
          <w:szCs w:val="22"/>
          <w:lang w:eastAsia="zh-CN"/>
        </w:rPr>
        <w:t>RSelenium</w:t>
      </w:r>
      <w:proofErr w:type="spellEnd"/>
      <w:r>
        <w:rPr>
          <w:rFonts w:ascii="Constantia (Body)" w:hAnsi="Constantia (Body)" w:cs="Constantia (Body)"/>
          <w:color w:val="000000"/>
          <w:sz w:val="22"/>
          <w:szCs w:val="22"/>
          <w:lang w:eastAsia="zh-CN"/>
        </w:rPr>
        <w:t xml:space="preserve"> was selected. </w:t>
      </w:r>
    </w:p>
    <w:p w14:paraId="7F7D47EC" w14:textId="77777777" w:rsidR="008921CD" w:rsidRDefault="00000000">
      <w:pPr>
        <w:keepNext/>
        <w:jc w:val="center"/>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1E386658" wp14:editId="74BAFA6F">
            <wp:extent cx="5582920" cy="3909060"/>
            <wp:effectExtent l="0" t="0" r="508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93358" cy="3916384"/>
                    </a:xfrm>
                    <a:prstGeom prst="rect">
                      <a:avLst/>
                    </a:prstGeom>
                  </pic:spPr>
                </pic:pic>
              </a:graphicData>
            </a:graphic>
          </wp:inline>
        </w:drawing>
      </w:r>
    </w:p>
    <w:p w14:paraId="043D2B6A" w14:textId="77777777" w:rsidR="008921CD" w:rsidRDefault="00000000">
      <w:pPr>
        <w:pStyle w:val="Caption"/>
        <w:jc w:val="center"/>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2</w:t>
      </w:r>
      <w:r>
        <w:rPr>
          <w:rFonts w:ascii="Constantia (Body)" w:hAnsi="Constantia (Body)" w:cs="Constantia (Body)"/>
        </w:rPr>
        <w:fldChar w:fldCharType="end"/>
      </w:r>
      <w:r>
        <w:rPr>
          <w:rFonts w:ascii="Constantia (Body)" w:hAnsi="Constantia (Body)" w:cs="Constantia (Body)"/>
        </w:rPr>
        <w:t xml:space="preserve"> Infoshare</w:t>
      </w:r>
    </w:p>
    <w:p w14:paraId="39B72C98" w14:textId="664D8DBC" w:rsidR="008921CD" w:rsidRDefault="00000000">
      <w:pPr>
        <w:rPr>
          <w:rFonts w:ascii="Constantia (Body)" w:hAnsi="Constantia (Body)" w:cs="Constantia (Body)" w:hint="eastAsia"/>
          <w:color w:val="000000"/>
          <w:sz w:val="22"/>
          <w:szCs w:val="22"/>
          <w:lang w:eastAsia="zh-CN"/>
        </w:rPr>
      </w:pPr>
      <w:proofErr w:type="spellStart"/>
      <w:r>
        <w:rPr>
          <w:rFonts w:ascii="Constantia (Body)" w:hAnsi="Constantia (Body)" w:cs="Constantia (Body)"/>
          <w:color w:val="000000"/>
          <w:sz w:val="22"/>
          <w:szCs w:val="22"/>
        </w:rPr>
        <w:t>RSelenium</w:t>
      </w:r>
      <w:proofErr w:type="spellEnd"/>
      <w:r>
        <w:rPr>
          <w:rFonts w:ascii="Constantia (Body)" w:hAnsi="Constantia (Body)" w:cs="Constantia (Body)"/>
          <w:color w:val="000000"/>
          <w:sz w:val="22"/>
          <w:szCs w:val="22"/>
        </w:rPr>
        <w:t xml:space="preserve"> offers a set of R libraries for the 'Selenium 2.0 WebDriver' that drives a web browser and </w:t>
      </w:r>
      <w:ins w:id="152" w:author="jerry zhou" w:date="2022-10-31T18:50:00Z">
        <w:r w:rsidR="00355F4C">
          <w:rPr>
            <w:rFonts w:ascii="Constantia (Body)" w:hAnsi="Constantia (Body)" w:cs="Constantia (Body)" w:hint="eastAsia"/>
            <w:color w:val="000000"/>
            <w:sz w:val="22"/>
            <w:szCs w:val="22"/>
          </w:rPr>
          <w:t>automates</w:t>
        </w:r>
      </w:ins>
      <w:del w:id="153" w:author="jerry zhou" w:date="2022-10-31T18:50:00Z">
        <w:r w:rsidDel="00355F4C">
          <w:rPr>
            <w:rFonts w:ascii="Constantia (Body)" w:hAnsi="Constantia (Body)" w:cs="Constantia (Body)"/>
            <w:color w:val="000000"/>
            <w:sz w:val="22"/>
            <w:szCs w:val="22"/>
          </w:rPr>
          <w:delText>automating</w:delText>
        </w:r>
      </w:del>
      <w:r>
        <w:rPr>
          <w:rFonts w:ascii="Constantia (Body)" w:hAnsi="Constantia (Body)" w:cs="Constantia (Body)"/>
          <w:color w:val="000000"/>
          <w:sz w:val="22"/>
          <w:szCs w:val="22"/>
        </w:rPr>
        <w:t xml:space="preserve"> the browsers locally or remotely (Kim, 2022). The targeting of a clicked element is determined by a CSS selector, which is submitted to the </w:t>
      </w:r>
      <w:proofErr w:type="spellStart"/>
      <w:r>
        <w:rPr>
          <w:rFonts w:ascii="Constantia (Body)" w:hAnsi="Constantia (Body)" w:cs="Constantia (Body)"/>
          <w:color w:val="000000"/>
          <w:sz w:val="22"/>
          <w:szCs w:val="22"/>
        </w:rPr>
        <w:t>RSelenium</w:t>
      </w:r>
      <w:proofErr w:type="spellEnd"/>
      <w:r>
        <w:rPr>
          <w:rFonts w:ascii="Constantia (Body)" w:hAnsi="Constantia (Body)" w:cs="Constantia (Body)"/>
          <w:color w:val="000000"/>
          <w:sz w:val="22"/>
          <w:szCs w:val="22"/>
        </w:rPr>
        <w:t xml:space="preserve"> API as a parameter, and the </w:t>
      </w:r>
      <w:r>
        <w:rPr>
          <w:rFonts w:ascii="Constantia (Body)" w:hAnsi="Constantia (Body)" w:cs="Constantia (Body)"/>
          <w:color w:val="000000"/>
          <w:sz w:val="22"/>
          <w:szCs w:val="22"/>
        </w:rPr>
        <w:lastRenderedPageBreak/>
        <w:t>corresponding click and select operations are performed to enable page navigation.</w:t>
      </w:r>
      <w:r>
        <w:rPr>
          <w:rFonts w:ascii="Constantia (Body)" w:hAnsi="Constantia (Body)" w:cs="Constantia (Body)"/>
        </w:rPr>
        <w:t xml:space="preserve"> </w:t>
      </w:r>
      <w:r>
        <w:rPr>
          <w:rFonts w:ascii="Constantia (Body)" w:hAnsi="Constantia (Body)" w:cs="Constantia (Body)"/>
          <w:color w:val="000000"/>
          <w:sz w:val="22"/>
          <w:szCs w:val="22"/>
        </w:rPr>
        <w:t xml:space="preserve">The code example is shown below: </w:t>
      </w:r>
    </w:p>
    <w:p w14:paraId="433687B4" w14:textId="77777777" w:rsidR="008921CD" w:rsidRDefault="00000000">
      <w:pPr>
        <w:keepNext/>
        <w:jc w:val="left"/>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44266491" wp14:editId="0FECEC6A">
            <wp:extent cx="5996305" cy="1979295"/>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8542" cy="1983941"/>
                    </a:xfrm>
                    <a:prstGeom prst="rect">
                      <a:avLst/>
                    </a:prstGeom>
                  </pic:spPr>
                </pic:pic>
              </a:graphicData>
            </a:graphic>
          </wp:inline>
        </w:drawing>
      </w:r>
    </w:p>
    <w:p w14:paraId="1E00DEFB" w14:textId="77777777" w:rsidR="008921CD" w:rsidRDefault="00000000">
      <w:pPr>
        <w:pStyle w:val="Caption"/>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3</w:t>
      </w:r>
      <w:r>
        <w:rPr>
          <w:rFonts w:ascii="Constantia (Body)" w:hAnsi="Constantia (Body)" w:cs="Constantia (Body)"/>
        </w:rPr>
        <w:fldChar w:fldCharType="end"/>
      </w:r>
      <w:r>
        <w:rPr>
          <w:rFonts w:ascii="Constantia (Body)" w:hAnsi="Constantia (Body)" w:cs="Constantia (Body)"/>
        </w:rPr>
        <w:t xml:space="preserve"> RSelenium code example</w:t>
      </w:r>
    </w:p>
    <w:p w14:paraId="22770DD0" w14:textId="01914AC3"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 xml:space="preserve">Xml2 is a wrapper for </w:t>
      </w:r>
      <w:ins w:id="154" w:author="jerry zhou" w:date="2022-10-31T18:50:00Z">
        <w:r w:rsidR="00355F4C">
          <w:rPr>
            <w:rFonts w:ascii="Constantia (Body)" w:hAnsi="Constantia (Body)" w:cs="Constantia (Body)" w:hint="eastAsia"/>
            <w:color w:val="000000"/>
            <w:sz w:val="22"/>
            <w:szCs w:val="22"/>
            <w:lang w:eastAsia="zh-CN"/>
          </w:rPr>
          <w:t xml:space="preserve">the </w:t>
        </w:r>
        <w:r w:rsidR="00355F4C">
          <w:rPr>
            <w:rFonts w:ascii="Constantia (Body)" w:hAnsi="Constantia (Body)" w:cs="Constantia (Body)"/>
            <w:color w:val="000000"/>
            <w:sz w:val="22"/>
            <w:szCs w:val="22"/>
            <w:lang w:eastAsia="zh-CN"/>
          </w:rPr>
          <w:t>“</w:t>
        </w:r>
      </w:ins>
      <w:r>
        <w:rPr>
          <w:rFonts w:ascii="Constantia (Body)" w:hAnsi="Constantia (Body)" w:cs="Constantia (Body)"/>
          <w:color w:val="000000"/>
          <w:sz w:val="22"/>
          <w:szCs w:val="22"/>
          <w:lang w:eastAsia="zh-CN"/>
        </w:rPr>
        <w:t>libxml2</w:t>
      </w:r>
      <w:ins w:id="155" w:author="jerry zhou" w:date="2022-10-31T18:50:00Z">
        <w:r w:rsidR="00355F4C">
          <w:rPr>
            <w:rFonts w:ascii="Constantia (Body)" w:hAnsi="Constantia (Body)" w:cs="Constantia (Body)"/>
            <w:color w:val="000000"/>
            <w:sz w:val="22"/>
            <w:szCs w:val="22"/>
            <w:lang w:eastAsia="zh-CN"/>
          </w:rPr>
          <w:t>”</w:t>
        </w:r>
      </w:ins>
      <w:r>
        <w:rPr>
          <w:rFonts w:ascii="Constantia (Body)" w:hAnsi="Constantia (Body)" w:cs="Constantia (Body)"/>
          <w:color w:val="000000"/>
          <w:sz w:val="22"/>
          <w:szCs w:val="22"/>
          <w:lang w:eastAsia="zh-CN"/>
        </w:rPr>
        <w:t xml:space="preserve"> C package that makes working with XML and HTML in R easier. After we get the target information page, we can use </w:t>
      </w:r>
      <w:ins w:id="156" w:author="jerry zhou" w:date="2022-10-31T18:50:00Z">
        <w:r w:rsidR="00355F4C">
          <w:rPr>
            <w:rFonts w:ascii="Constantia (Body)" w:hAnsi="Constantia (Body)" w:cs="Constantia (Body)"/>
            <w:color w:val="000000"/>
            <w:sz w:val="22"/>
            <w:szCs w:val="22"/>
            <w:lang w:eastAsia="zh-CN"/>
          </w:rPr>
          <w:t>“x</w:t>
        </w:r>
      </w:ins>
      <w:del w:id="157" w:author="jerry zhou" w:date="2022-10-31T18:50:00Z">
        <w:r w:rsidDel="00355F4C">
          <w:rPr>
            <w:rFonts w:ascii="Constantia (Body)" w:hAnsi="Constantia (Body)" w:cs="Constantia (Body)"/>
            <w:color w:val="000000"/>
            <w:sz w:val="22"/>
            <w:szCs w:val="22"/>
            <w:lang w:eastAsia="zh-CN"/>
          </w:rPr>
          <w:delText>X</w:delText>
        </w:r>
      </w:del>
      <w:r>
        <w:rPr>
          <w:rFonts w:ascii="Constantia (Body)" w:hAnsi="Constantia (Body)" w:cs="Constantia (Body)"/>
          <w:color w:val="000000"/>
          <w:sz w:val="22"/>
          <w:szCs w:val="22"/>
          <w:lang w:eastAsia="zh-CN"/>
        </w:rPr>
        <w:t>ml2</w:t>
      </w:r>
      <w:ins w:id="158" w:author="jerry zhou" w:date="2022-10-31T18:50:00Z">
        <w:r w:rsidR="00355F4C">
          <w:rPr>
            <w:rFonts w:ascii="Constantia (Body)" w:hAnsi="Constantia (Body)" w:cs="Constantia (Body)"/>
            <w:color w:val="000000"/>
            <w:sz w:val="22"/>
            <w:szCs w:val="22"/>
            <w:lang w:eastAsia="zh-CN"/>
          </w:rPr>
          <w:t>”</w:t>
        </w:r>
      </w:ins>
      <w:r>
        <w:rPr>
          <w:rFonts w:ascii="Constantia (Body)" w:hAnsi="Constantia (Body)" w:cs="Constantia (Body)"/>
          <w:color w:val="000000"/>
          <w:sz w:val="22"/>
          <w:szCs w:val="22"/>
          <w:lang w:eastAsia="zh-CN"/>
        </w:rPr>
        <w:t xml:space="preserve"> module to extract data as below:</w:t>
      </w:r>
    </w:p>
    <w:p w14:paraId="4C59BB1B" w14:textId="77777777" w:rsidR="008921CD" w:rsidRDefault="00000000">
      <w:pPr>
        <w:keepNext/>
        <w:jc w:val="left"/>
        <w:rPr>
          <w:rFonts w:ascii="Constantia (Body)" w:hAnsi="Constantia (Body)" w:cs="Constantia (Body)" w:hint="eastAsia"/>
        </w:rPr>
      </w:pPr>
      <w:r>
        <w:rPr>
          <w:rFonts w:ascii="Constantia (Body)" w:hAnsi="Constantia (Body)" w:cs="Constantia (Body)"/>
          <w:noProof/>
          <w:color w:val="000000"/>
          <w:sz w:val="22"/>
          <w:szCs w:val="22"/>
          <w:lang w:eastAsia="zh-CN"/>
        </w:rPr>
        <w:drawing>
          <wp:inline distT="0" distB="0" distL="0" distR="0" wp14:anchorId="0F365AE7" wp14:editId="334A12D4">
            <wp:extent cx="3367405" cy="8699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3574008" cy="923830"/>
                    </a:xfrm>
                    <a:prstGeom prst="rect">
                      <a:avLst/>
                    </a:prstGeom>
                  </pic:spPr>
                </pic:pic>
              </a:graphicData>
            </a:graphic>
          </wp:inline>
        </w:drawing>
      </w:r>
    </w:p>
    <w:p w14:paraId="296BCCC8" w14:textId="77777777" w:rsidR="008921CD" w:rsidRDefault="00000000">
      <w:pPr>
        <w:pStyle w:val="Caption"/>
        <w:rPr>
          <w:rFonts w:ascii="Constantia (Body)" w:hAnsi="Constantia (Body)" w:cs="Constantia (Body)" w:hint="eastAsia"/>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4</w:t>
      </w:r>
      <w:r>
        <w:rPr>
          <w:rFonts w:ascii="Constantia (Body)" w:hAnsi="Constantia (Body)" w:cs="Constantia (Body)"/>
        </w:rPr>
        <w:fldChar w:fldCharType="end"/>
      </w:r>
      <w:r>
        <w:rPr>
          <w:rFonts w:ascii="Constantia (Body)" w:hAnsi="Constantia (Body)" w:cs="Constantia (Body)"/>
        </w:rPr>
        <w:t xml:space="preserve"> extract data by Xml2</w:t>
      </w:r>
    </w:p>
    <w:p w14:paraId="279BE38F" w14:textId="77777777"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The code to implement the complete process is in the “</w:t>
      </w:r>
      <w:proofErr w:type="spellStart"/>
      <w:r>
        <w:fldChar w:fldCharType="begin"/>
      </w:r>
      <w:r>
        <w:instrText xml:space="preserve"> HYPERLINK "https://github.com/ansrali/data422-group-project/blob/main/Collector_R_WebDriver.ipynb" </w:instrText>
      </w:r>
      <w:r>
        <w:fldChar w:fldCharType="separate"/>
      </w:r>
      <w:r>
        <w:rPr>
          <w:rStyle w:val="Hyperlink"/>
          <w:rFonts w:ascii="Constantia (Body)" w:hAnsi="Constantia (Body)" w:cs="Constantia (Body)"/>
          <w:sz w:val="22"/>
          <w:szCs w:val="22"/>
          <w:lang w:eastAsia="zh-CN"/>
        </w:rPr>
        <w:t>Collector_R_WebDriver.ipynb</w:t>
      </w:r>
      <w:proofErr w:type="spellEnd"/>
      <w:r>
        <w:rPr>
          <w:rStyle w:val="Hyperlink"/>
          <w:rFonts w:ascii="Constantia (Body)" w:hAnsi="Constantia (Body)" w:cs="Constantia (Body)"/>
          <w:sz w:val="22"/>
          <w:szCs w:val="22"/>
          <w:lang w:eastAsia="zh-CN"/>
        </w:rPr>
        <w:fldChar w:fldCharType="end"/>
      </w:r>
      <w:r>
        <w:rPr>
          <w:rFonts w:ascii="Constantia (Body)" w:hAnsi="Constantia (Body)" w:cs="Constantia (Body)"/>
          <w:color w:val="000000"/>
          <w:sz w:val="22"/>
          <w:szCs w:val="22"/>
          <w:lang w:eastAsia="zh-CN"/>
        </w:rPr>
        <w:t>” notebook file.</w:t>
      </w:r>
    </w:p>
    <w:p w14:paraId="2275A2B1" w14:textId="6EEDDDDD"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 xml:space="preserve">Another technology used to collect data is Julia, with the modules of HTTP, JSON, and </w:t>
      </w:r>
      <w:proofErr w:type="spellStart"/>
      <w:r>
        <w:rPr>
          <w:rFonts w:ascii="Constantia (Body)" w:hAnsi="Constantia (Body)" w:cs="Constantia (Body)"/>
          <w:color w:val="000000"/>
          <w:sz w:val="22"/>
          <w:szCs w:val="22"/>
        </w:rPr>
        <w:t>DataFrames</w:t>
      </w:r>
      <w:proofErr w:type="spellEnd"/>
      <w:r>
        <w:rPr>
          <w:rFonts w:ascii="Constantia (Body)" w:hAnsi="Constantia (Body)" w:cs="Constantia (Body)"/>
          <w:color w:val="000000"/>
          <w:sz w:val="22"/>
          <w:szCs w:val="22"/>
        </w:rPr>
        <w:t>. All the implementation code for this part is in the “</w:t>
      </w:r>
      <w:proofErr w:type="spellStart"/>
      <w:r>
        <w:rPr>
          <w:rFonts w:ascii="Constantia (Body)" w:hAnsi="Constantia (Body)" w:cs="Constantia (Body)"/>
          <w:color w:val="000000"/>
          <w:sz w:val="22"/>
          <w:szCs w:val="22"/>
        </w:rPr>
        <w:t>Collector_Juia_API.ipynb</w:t>
      </w:r>
      <w:proofErr w:type="spellEnd"/>
      <w:r>
        <w:rPr>
          <w:rFonts w:ascii="Constantia (Body)" w:hAnsi="Constantia (Body)" w:cs="Constantia (Body)"/>
          <w:color w:val="000000"/>
          <w:sz w:val="22"/>
          <w:szCs w:val="22"/>
        </w:rPr>
        <w:t xml:space="preserve">” notebook file. Firstly, </w:t>
      </w:r>
      <w:r>
        <w:rPr>
          <w:rFonts w:ascii="Constantia (Body)" w:hAnsi="Constantia (Body)" w:cs="Constantia (Body)"/>
          <w:color w:val="000000"/>
          <w:sz w:val="22"/>
          <w:szCs w:val="22"/>
          <w:lang w:eastAsia="zh-CN"/>
        </w:rPr>
        <w:t xml:space="preserve">monitor website interaction traffic via Chrome </w:t>
      </w:r>
      <w:proofErr w:type="spellStart"/>
      <w:r>
        <w:rPr>
          <w:rFonts w:ascii="Constantia (Body)" w:hAnsi="Constantia (Body)" w:cs="Constantia (Body)"/>
          <w:color w:val="000000"/>
          <w:sz w:val="22"/>
          <w:szCs w:val="22"/>
          <w:lang w:eastAsia="zh-CN"/>
        </w:rPr>
        <w:t>DevTools</w:t>
      </w:r>
      <w:proofErr w:type="spellEnd"/>
      <w:r>
        <w:rPr>
          <w:rFonts w:ascii="Constantia (Body)" w:hAnsi="Constantia (Body)" w:cs="Constantia (Body)"/>
          <w:color w:val="000000"/>
          <w:sz w:val="22"/>
          <w:szCs w:val="22"/>
          <w:lang w:eastAsia="zh-CN"/>
        </w:rPr>
        <w:t xml:space="preserve"> to find data POST request interface parameters and the format of the returned </w:t>
      </w:r>
      <w:ins w:id="159" w:author="jerry zhou" w:date="2022-10-31T18:50:00Z">
        <w:r w:rsidR="00355F4C">
          <w:rPr>
            <w:rFonts w:ascii="Constantia (Body)" w:hAnsi="Constantia (Body)" w:cs="Constantia (Body)" w:hint="eastAsia"/>
            <w:color w:val="000000"/>
            <w:sz w:val="22"/>
            <w:szCs w:val="22"/>
            <w:lang w:eastAsia="zh-CN"/>
          </w:rPr>
          <w:t>JSON</w:t>
        </w:r>
      </w:ins>
      <w:del w:id="160" w:author="jerry zhou" w:date="2022-10-31T18:50:00Z">
        <w:r w:rsidDel="00355F4C">
          <w:rPr>
            <w:rFonts w:ascii="Constantia (Body)" w:hAnsi="Constantia (Body)" w:cs="Constantia (Body)"/>
            <w:color w:val="000000"/>
            <w:sz w:val="22"/>
            <w:szCs w:val="22"/>
            <w:lang w:eastAsia="zh-CN"/>
          </w:rPr>
          <w:delText>JOSN</w:delText>
        </w:r>
      </w:del>
      <w:r>
        <w:rPr>
          <w:rFonts w:ascii="Constantia (Body)" w:hAnsi="Constantia (Body)" w:cs="Constantia (Body)"/>
          <w:color w:val="000000"/>
          <w:sz w:val="22"/>
          <w:szCs w:val="22"/>
          <w:lang w:eastAsia="zh-CN"/>
        </w:rPr>
        <w:t xml:space="preserve"> data. Secondly, the request process is implemented via the HTTP module to get the returned data in JSON format.</w:t>
      </w:r>
      <w:r>
        <w:rPr>
          <w:rFonts w:ascii="Constantia (Body)" w:hAnsi="Constantia (Body)" w:cs="Constantia (Body)"/>
        </w:rPr>
        <w:t xml:space="preserve"> </w:t>
      </w:r>
      <w:r>
        <w:rPr>
          <w:rFonts w:ascii="Constantia (Body)" w:hAnsi="Constantia (Body)" w:cs="Constantia (Body)"/>
          <w:color w:val="000000"/>
          <w:sz w:val="22"/>
          <w:szCs w:val="22"/>
          <w:lang w:eastAsia="zh-CN"/>
        </w:rPr>
        <w:t xml:space="preserve">Finally, the data is parsed by the JSON module and then converted to </w:t>
      </w:r>
      <w:proofErr w:type="spellStart"/>
      <w:r>
        <w:rPr>
          <w:rFonts w:ascii="Constantia (Body)" w:hAnsi="Constantia (Body)" w:cs="Constantia (Body)"/>
          <w:color w:val="000000"/>
          <w:sz w:val="22"/>
          <w:szCs w:val="22"/>
          <w:lang w:eastAsia="zh-CN"/>
        </w:rPr>
        <w:t>DataFrames</w:t>
      </w:r>
      <w:proofErr w:type="spellEnd"/>
      <w:r>
        <w:rPr>
          <w:rFonts w:ascii="Constantia (Body)" w:hAnsi="Constantia (Body)" w:cs="Constantia (Body)"/>
          <w:color w:val="000000"/>
          <w:sz w:val="22"/>
          <w:szCs w:val="22"/>
          <w:lang w:eastAsia="zh-CN"/>
        </w:rPr>
        <w:t>.</w:t>
      </w:r>
      <w:r>
        <w:rPr>
          <w:rFonts w:ascii="Constantia (Body)" w:hAnsi="Constantia (Body)" w:cs="Constantia (Body)"/>
        </w:rPr>
        <w:t xml:space="preserve"> </w:t>
      </w:r>
      <w:r>
        <w:rPr>
          <w:rFonts w:ascii="Constantia (Body)" w:hAnsi="Constantia (Body)" w:cs="Constantia (Body)"/>
          <w:color w:val="000000"/>
          <w:sz w:val="22"/>
          <w:szCs w:val="22"/>
          <w:lang w:eastAsia="zh-CN"/>
        </w:rPr>
        <w:t>The following is a short sample code:</w:t>
      </w:r>
    </w:p>
    <w:p w14:paraId="15EF2D8E" w14:textId="77777777" w:rsidR="008921CD" w:rsidRDefault="00000000">
      <w:pPr>
        <w:keepNext/>
        <w:jc w:val="left"/>
        <w:rPr>
          <w:rFonts w:ascii="Constantia (Body)" w:hAnsi="Constantia (Body)" w:cs="Constantia (Body)" w:hint="eastAsia"/>
        </w:rPr>
      </w:pPr>
      <w:r>
        <w:rPr>
          <w:rFonts w:ascii="Constantia (Body)" w:hAnsi="Constantia (Body)" w:cs="Constantia (Body)"/>
          <w:noProof/>
        </w:rPr>
        <w:drawing>
          <wp:inline distT="0" distB="0" distL="0" distR="0" wp14:anchorId="3BC130B9" wp14:editId="7D76FDA6">
            <wp:extent cx="6188710" cy="21736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95347" cy="2211058"/>
                    </a:xfrm>
                    <a:prstGeom prst="rect">
                      <a:avLst/>
                    </a:prstGeom>
                  </pic:spPr>
                </pic:pic>
              </a:graphicData>
            </a:graphic>
          </wp:inline>
        </w:drawing>
      </w:r>
    </w:p>
    <w:p w14:paraId="13B35E7B" w14:textId="7AFF033B" w:rsidR="008921CD" w:rsidRDefault="00000000">
      <w:pPr>
        <w:pStyle w:val="Caption"/>
        <w:jc w:val="left"/>
        <w:rPr>
          <w:rFonts w:ascii="Constantia (Body)" w:hAnsi="Constantia (Body)" w:cs="Constantia (Body)" w:hint="eastAsia"/>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5</w:t>
      </w:r>
      <w:r>
        <w:rPr>
          <w:rFonts w:ascii="Constantia (Body)" w:hAnsi="Constantia (Body)" w:cs="Constantia (Body)"/>
        </w:rPr>
        <w:fldChar w:fldCharType="end"/>
      </w:r>
      <w:r>
        <w:rPr>
          <w:rFonts w:ascii="Constantia (Body)" w:hAnsi="Constantia (Body)" w:cs="Constantia (Body)"/>
        </w:rPr>
        <w:t xml:space="preserve"> Julia API Code </w:t>
      </w:r>
      <w:ins w:id="161" w:author="jerry zhou" w:date="2022-10-31T18:50:00Z">
        <w:r w:rsidR="00355F4C">
          <w:rPr>
            <w:rFonts w:ascii="Constantia (Body)" w:hAnsi="Constantia (Body)" w:cs="Constantia (Body)" w:hint="eastAsia"/>
          </w:rPr>
          <w:t>Example</w:t>
        </w:r>
      </w:ins>
      <w:del w:id="162" w:author="jerry zhou" w:date="2022-10-31T18:50:00Z">
        <w:r w:rsidDel="00355F4C">
          <w:rPr>
            <w:rFonts w:ascii="Constantia (Body)" w:hAnsi="Constantia (Body)" w:cs="Constantia (Body)"/>
          </w:rPr>
          <w:delText>example</w:delText>
        </w:r>
      </w:del>
    </w:p>
    <w:p w14:paraId="633C4982" w14:textId="77777777"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t>All the API data collection code implemented by Julia is in the “</w:t>
      </w:r>
      <w:proofErr w:type="spellStart"/>
      <w:r>
        <w:fldChar w:fldCharType="begin"/>
      </w:r>
      <w:r>
        <w:instrText xml:space="preserve"> HYPERLINK "https://github.com/ansrali/data422-group-project/blob/main/Collector_Juia_API.ipynb" \o "Collector_Juia_API.ipynb" </w:instrText>
      </w:r>
      <w:r>
        <w:fldChar w:fldCharType="separate"/>
      </w:r>
      <w:r>
        <w:rPr>
          <w:rStyle w:val="Hyperlink"/>
          <w:rFonts w:ascii="Constantia (Body)" w:hAnsi="Constantia (Body)" w:cs="Constantia (Body)"/>
          <w:sz w:val="21"/>
          <w:szCs w:val="21"/>
          <w:shd w:val="clear" w:color="auto" w:fill="FFFFFF"/>
        </w:rPr>
        <w:t>Collector_Juia_API.ipynb</w:t>
      </w:r>
      <w:proofErr w:type="spellEnd"/>
      <w:r>
        <w:rPr>
          <w:rStyle w:val="Hyperlink"/>
          <w:rFonts w:ascii="Constantia (Body)" w:hAnsi="Constantia (Body)" w:cs="Constantia (Body)"/>
          <w:sz w:val="21"/>
          <w:szCs w:val="21"/>
          <w:shd w:val="clear" w:color="auto" w:fill="FFFFFF"/>
        </w:rPr>
        <w:fldChar w:fldCharType="end"/>
      </w:r>
      <w:r>
        <w:rPr>
          <w:rFonts w:ascii="Constantia (Body)" w:hAnsi="Constantia (Body)" w:cs="Constantia (Body)"/>
          <w:color w:val="000000"/>
          <w:sz w:val="22"/>
          <w:szCs w:val="22"/>
          <w:lang w:eastAsia="zh-CN"/>
        </w:rPr>
        <w:t>” file.</w:t>
      </w:r>
    </w:p>
    <w:p w14:paraId="1ADCDC3E" w14:textId="6ED1FD7A"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lang w:eastAsia="zh-CN"/>
        </w:rPr>
        <w:lastRenderedPageBreak/>
        <w:t xml:space="preserve">After completing the data acquisition, we are using the </w:t>
      </w:r>
      <w:ins w:id="163" w:author="jerry zhou" w:date="2022-10-31T18:49:00Z">
        <w:r w:rsidR="00133959">
          <w:rPr>
            <w:rFonts w:ascii="Constantia (Body)" w:hAnsi="Constantia (Body)" w:cs="Constantia (Body)"/>
            <w:color w:val="000000"/>
            <w:sz w:val="22"/>
            <w:szCs w:val="22"/>
            <w:lang w:eastAsia="zh-CN"/>
          </w:rPr>
          <w:t>“</w:t>
        </w:r>
      </w:ins>
      <w:proofErr w:type="spellStart"/>
      <w:r>
        <w:rPr>
          <w:rFonts w:ascii="Constantia (Body)" w:hAnsi="Constantia (Body)" w:cs="Constantia (Body)"/>
          <w:b/>
          <w:bCs/>
          <w:color w:val="000000"/>
          <w:sz w:val="22"/>
          <w:szCs w:val="22"/>
          <w:lang w:eastAsia="zh-CN"/>
        </w:rPr>
        <w:t>writexl</w:t>
      </w:r>
      <w:proofErr w:type="spellEnd"/>
      <w:ins w:id="164" w:author="jerry zhou" w:date="2022-10-31T18:49:00Z">
        <w:r w:rsidR="00133959">
          <w:rPr>
            <w:rFonts w:ascii="Constantia (Body)" w:hAnsi="Constantia (Body)" w:cs="Constantia (Body)"/>
            <w:b/>
            <w:bCs/>
            <w:color w:val="000000"/>
            <w:sz w:val="22"/>
            <w:szCs w:val="22"/>
            <w:lang w:eastAsia="zh-CN"/>
          </w:rPr>
          <w:t>”</w:t>
        </w:r>
      </w:ins>
      <w:r>
        <w:rPr>
          <w:rFonts w:ascii="Constantia (Body)" w:hAnsi="Constantia (Body)" w:cs="Constantia (Body)"/>
          <w:color w:val="000000"/>
          <w:sz w:val="22"/>
          <w:szCs w:val="22"/>
          <w:lang w:eastAsia="zh-CN"/>
        </w:rPr>
        <w:t xml:space="preserve"> package in R and the </w:t>
      </w:r>
      <w:ins w:id="165" w:author="jerry zhou" w:date="2022-10-31T18:49:00Z">
        <w:r w:rsidR="00654217">
          <w:rPr>
            <w:rFonts w:ascii="Constantia (Body)" w:hAnsi="Constantia (Body)" w:cs="Constantia (Body)"/>
            <w:color w:val="000000"/>
            <w:sz w:val="22"/>
            <w:szCs w:val="22"/>
            <w:lang w:eastAsia="zh-CN"/>
          </w:rPr>
          <w:t>“</w:t>
        </w:r>
      </w:ins>
      <w:r>
        <w:rPr>
          <w:rFonts w:ascii="Constantia (Body)" w:hAnsi="Constantia (Body)" w:cs="Constantia (Body)"/>
          <w:b/>
          <w:bCs/>
          <w:color w:val="000000"/>
          <w:sz w:val="22"/>
          <w:szCs w:val="22"/>
          <w:lang w:eastAsia="zh-CN"/>
        </w:rPr>
        <w:t>CSV</w:t>
      </w:r>
      <w:ins w:id="166" w:author="jerry zhou" w:date="2022-10-31T18:49:00Z">
        <w:r w:rsidR="00654217">
          <w:rPr>
            <w:rFonts w:ascii="Constantia (Body)" w:hAnsi="Constantia (Body)" w:cs="Constantia (Body)"/>
            <w:b/>
            <w:bCs/>
            <w:color w:val="000000"/>
            <w:sz w:val="22"/>
            <w:szCs w:val="22"/>
            <w:lang w:eastAsia="zh-CN"/>
          </w:rPr>
          <w:t>”</w:t>
        </w:r>
      </w:ins>
      <w:r>
        <w:rPr>
          <w:rFonts w:ascii="Constantia (Body)" w:hAnsi="Constantia (Body)" w:cs="Constantia (Body)"/>
          <w:color w:val="000000"/>
          <w:sz w:val="22"/>
          <w:szCs w:val="22"/>
          <w:lang w:eastAsia="zh-CN"/>
        </w:rPr>
        <w:t xml:space="preserve"> module in Julia to save the data to an Excel/CSV file.</w:t>
      </w:r>
    </w:p>
    <w:p w14:paraId="25F9EC19" w14:textId="77777777" w:rsidR="008921CD" w:rsidRDefault="00000000">
      <w:pPr>
        <w:pStyle w:val="Heading1"/>
        <w:rPr>
          <w:rFonts w:ascii="Constantia (Body)" w:hAnsi="Constantia (Body)" w:cs="Constantia (Body)" w:hint="eastAsia"/>
          <w:lang w:eastAsia="zh-CN"/>
        </w:rPr>
      </w:pPr>
      <w:r>
        <w:rPr>
          <w:rFonts w:ascii="Constantia (Body)" w:hAnsi="Constantia (Body)" w:cs="Constantia (Body)"/>
        </w:rPr>
        <w:t>Data Wrangling</w:t>
      </w:r>
    </w:p>
    <w:p w14:paraId="7FE3500C" w14:textId="77777777" w:rsidR="008921CD" w:rsidRDefault="00000000">
      <w:pPr>
        <w:pStyle w:val="Heading2"/>
        <w:rPr>
          <w:rFonts w:ascii="Constantia (Body)" w:hAnsi="Constantia (Body)" w:cs="Constantia (Body)" w:hint="eastAsia"/>
          <w:shd w:val="clear" w:color="auto" w:fill="FFFFFF"/>
        </w:rPr>
      </w:pPr>
      <w:r>
        <w:rPr>
          <w:rFonts w:ascii="Constantia (Body)" w:hAnsi="Constantia (Body)" w:cs="Constantia (Body)"/>
          <w:shd w:val="clear" w:color="auto" w:fill="FFFFFF"/>
        </w:rPr>
        <w:t>Method</w:t>
      </w:r>
    </w:p>
    <w:p w14:paraId="4E82DBD0" w14:textId="77777777"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All data are time-series data; the maximum granularity of time is quarterly, and the smaller granularity is monthly, with occasional individual months having a few points. For cases where there are multiple data points in a month, the multi-point average is used as the data for that month so that the smallest granularity can be considered monthly.</w:t>
      </w:r>
    </w:p>
    <w:p w14:paraId="0D37935B" w14:textId="17DDC049"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And we convert the data to </w:t>
      </w:r>
      <w:ins w:id="167" w:author="jerry zhou" w:date="2022-10-31T18:49:00Z">
        <w:r w:rsidR="00133959">
          <w:rPr>
            <w:rFonts w:ascii="Constantia (Body)" w:hAnsi="Constantia (Body)" w:cs="Constantia (Body)" w:hint="eastAsia"/>
            <w:color w:val="000000"/>
            <w:sz w:val="22"/>
            <w:szCs w:val="22"/>
          </w:rPr>
          <w:t xml:space="preserve">a </w:t>
        </w:r>
      </w:ins>
      <w:r>
        <w:rPr>
          <w:rFonts w:ascii="Constantia (Body)" w:hAnsi="Constantia (Body)" w:cs="Constantia (Body)"/>
          <w:color w:val="000000"/>
          <w:sz w:val="22"/>
          <w:szCs w:val="22"/>
        </w:rPr>
        <w:t>quarterly scale because we consider that economic changes generally occur on a quarterly or even annual basis. The quarterly data of the rate of change can be considered as the product of the months. But inside our data set, there is no such data conversion. Quarterly data for non-rate of change will simply be treated as an arithmetic average of monthly data, such as the unemployment rate data.</w:t>
      </w:r>
    </w:p>
    <w:p w14:paraId="281CC6E7" w14:textId="77777777" w:rsidR="008921CD" w:rsidRDefault="00000000">
      <w:pPr>
        <w:rPr>
          <w:rFonts w:ascii="Constantia (Body)" w:hAnsi="Constantia (Body)" w:cs="Constantia (Body)" w:hint="eastAsia"/>
          <w:sz w:val="22"/>
          <w:szCs w:val="22"/>
          <w:shd w:val="clear" w:color="auto" w:fill="FFFFFF"/>
          <w:lang w:eastAsia="zh-CN"/>
        </w:rPr>
      </w:pPr>
      <w:r>
        <w:rPr>
          <w:rFonts w:ascii="Constantia (Body)" w:hAnsi="Constantia (Body)" w:cs="Constantia (Body)"/>
          <w:noProof/>
          <w:sz w:val="22"/>
          <w:szCs w:val="22"/>
          <w:shd w:val="clear" w:color="auto" w:fill="FFFFFF"/>
          <w:lang w:eastAsia="zh-CN"/>
        </w:rPr>
        <w:drawing>
          <wp:inline distT="0" distB="0" distL="0" distR="0" wp14:anchorId="58EDBE57" wp14:editId="33AC0552">
            <wp:extent cx="6188710" cy="5975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88710" cy="597535"/>
                    </a:xfrm>
                    <a:prstGeom prst="rect">
                      <a:avLst/>
                    </a:prstGeom>
                  </pic:spPr>
                </pic:pic>
              </a:graphicData>
            </a:graphic>
          </wp:inline>
        </w:drawing>
      </w:r>
    </w:p>
    <w:p w14:paraId="73075246" w14:textId="77777777"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Since they are all time-series data, the missing data are filled in using the strategy of filling in from the front to the back and then from the back to the front.</w:t>
      </w:r>
    </w:p>
    <w:p w14:paraId="7AEC36C5" w14:textId="77777777" w:rsidR="008921CD"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52FE20C5" w14:textId="4A1223B2"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We perform data wrangling and </w:t>
      </w:r>
      <w:ins w:id="168" w:author="jerry zhou" w:date="2022-10-31T19:04:00Z">
        <w:r w:rsidR="0001101A">
          <w:rPr>
            <w:rFonts w:ascii="Constantia (Body)" w:hAnsi="Constantia (Body)" w:cs="Constantia (Body)" w:hint="eastAsia"/>
            <w:color w:val="000000"/>
            <w:sz w:val="22"/>
            <w:szCs w:val="22"/>
          </w:rPr>
          <w:t>visualization</w:t>
        </w:r>
      </w:ins>
      <w:del w:id="169" w:author="jerry zhou" w:date="2022-10-31T19:04:00Z">
        <w:r w:rsidDel="0001101A">
          <w:rPr>
            <w:rFonts w:ascii="Constantia (Body)" w:hAnsi="Constantia (Body)" w:cs="Constantia (Body)"/>
            <w:color w:val="000000"/>
            <w:sz w:val="22"/>
            <w:szCs w:val="22"/>
          </w:rPr>
          <w:delText>visualization</w:delText>
        </w:r>
      </w:del>
      <w:r>
        <w:rPr>
          <w:rFonts w:ascii="Constantia (Body)" w:hAnsi="Constantia (Body)" w:cs="Constantia (Body)"/>
          <w:color w:val="000000"/>
          <w:sz w:val="22"/>
          <w:szCs w:val="22"/>
        </w:rPr>
        <w:t xml:space="preserve"> based on R. As described above, there are several tasks required in the wrangling:</w:t>
      </w:r>
    </w:p>
    <w:p w14:paraId="7A3C137C" w14:textId="77777777" w:rsidR="008921CD"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t xml:space="preserve">Data Import </w:t>
      </w:r>
    </w:p>
    <w:p w14:paraId="6DC467CB" w14:textId="77777777" w:rsidR="008921CD"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t>Time Format Transform</w:t>
      </w:r>
    </w:p>
    <w:p w14:paraId="22CEB861" w14:textId="77777777" w:rsidR="008921CD" w:rsidRDefault="00000000">
      <w:pPr>
        <w:pStyle w:val="ListParagraph"/>
        <w:numPr>
          <w:ilvl w:val="0"/>
          <w:numId w:val="5"/>
        </w:numPr>
        <w:rPr>
          <w:rFonts w:ascii="Constantia (Body)" w:hAnsi="Constantia (Body)" w:cs="Constantia (Body)" w:hint="eastAsia"/>
          <w:sz w:val="22"/>
          <w:lang w:val="en-NZ" w:eastAsia="zh-CN"/>
        </w:rPr>
      </w:pPr>
      <w:r>
        <w:rPr>
          <w:rFonts w:ascii="Constantia (Body)" w:hAnsi="Constantia (Body)" w:cs="Constantia (Body)"/>
          <w:sz w:val="22"/>
          <w:szCs w:val="22"/>
          <w:lang w:val="en-NZ" w:eastAsia="zh-CN"/>
        </w:rPr>
        <w:t>Data Filtering &amp; Combining</w:t>
      </w:r>
    </w:p>
    <w:p w14:paraId="6F842EC9" w14:textId="77777777" w:rsidR="008921CD"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lang w:val="en-NZ" w:eastAsia="zh-CN"/>
        </w:rPr>
        <w:t>Missing value padding</w:t>
      </w:r>
    </w:p>
    <w:p w14:paraId="3D03D526" w14:textId="2F10E81D"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The packages used to finish these tasks are </w:t>
      </w:r>
      <w:ins w:id="170" w:author="jerry zhou" w:date="2022-10-31T18:47:00Z">
        <w:r w:rsidR="00065EDA">
          <w:rPr>
            <w:rFonts w:ascii="Constantia (Body)" w:hAnsi="Constantia (Body)" w:cs="Constantia (Body)"/>
            <w:color w:val="000000"/>
            <w:sz w:val="22"/>
            <w:szCs w:val="22"/>
          </w:rPr>
          <w:t>“</w:t>
        </w:r>
      </w:ins>
      <w:proofErr w:type="spellStart"/>
      <w:r>
        <w:rPr>
          <w:rFonts w:ascii="Constantia (Body)" w:hAnsi="Constantia (Body)" w:cs="Constantia (Body)"/>
          <w:color w:val="000000"/>
          <w:sz w:val="22"/>
          <w:szCs w:val="22"/>
        </w:rPr>
        <w:t>tidyverse</w:t>
      </w:r>
      <w:proofErr w:type="spellEnd"/>
      <w:ins w:id="171" w:author="jerry zhou" w:date="2022-10-31T18:47:00Z">
        <w:r w:rsidR="00065EDA">
          <w:rPr>
            <w:rFonts w:ascii="Constantia (Body)" w:hAnsi="Constantia (Body)" w:cs="Constantia (Body)"/>
            <w:color w:val="000000"/>
            <w:sz w:val="22"/>
            <w:szCs w:val="22"/>
          </w:rPr>
          <w:t>”</w:t>
        </w:r>
      </w:ins>
      <w:r>
        <w:rPr>
          <w:rFonts w:ascii="Constantia (Body)" w:hAnsi="Constantia (Body)" w:cs="Constantia (Body)"/>
          <w:color w:val="000000"/>
          <w:sz w:val="22"/>
          <w:szCs w:val="22"/>
        </w:rPr>
        <w:t xml:space="preserve">, </w:t>
      </w:r>
      <w:ins w:id="172" w:author="jerry zhou" w:date="2022-10-31T18:47:00Z">
        <w:r w:rsidR="00065EDA">
          <w:rPr>
            <w:rFonts w:ascii="Constantia (Body)" w:hAnsi="Constantia (Body)" w:cs="Constantia (Body)"/>
            <w:color w:val="000000"/>
            <w:sz w:val="22"/>
            <w:szCs w:val="22"/>
          </w:rPr>
          <w:t>“</w:t>
        </w:r>
      </w:ins>
      <w:proofErr w:type="spellStart"/>
      <w:r>
        <w:rPr>
          <w:rFonts w:ascii="Constantia (Body)" w:hAnsi="Constantia (Body)" w:cs="Constantia (Body)"/>
          <w:color w:val="000000"/>
          <w:sz w:val="22"/>
          <w:szCs w:val="22"/>
        </w:rPr>
        <w:t>timeDate</w:t>
      </w:r>
      <w:proofErr w:type="spellEnd"/>
      <w:ins w:id="173" w:author="jerry zhou" w:date="2022-10-31T18:47:00Z">
        <w:r w:rsidR="00065EDA">
          <w:rPr>
            <w:rFonts w:ascii="Constantia (Body)" w:hAnsi="Constantia (Body)" w:cs="Constantia (Body)"/>
            <w:color w:val="000000"/>
            <w:sz w:val="22"/>
            <w:szCs w:val="22"/>
          </w:rPr>
          <w:t>”</w:t>
        </w:r>
      </w:ins>
      <w:r>
        <w:rPr>
          <w:rFonts w:ascii="Constantia (Body)" w:hAnsi="Constantia (Body)" w:cs="Constantia (Body)"/>
          <w:color w:val="000000"/>
          <w:sz w:val="22"/>
          <w:szCs w:val="22"/>
        </w:rPr>
        <w:t xml:space="preserve">, </w:t>
      </w:r>
      <w:ins w:id="174" w:author="jerry zhou" w:date="2022-10-31T18:47:00Z">
        <w:r w:rsidR="00065EDA">
          <w:rPr>
            <w:rFonts w:ascii="Constantia (Body)" w:hAnsi="Constantia (Body)" w:cs="Constantia (Body)"/>
            <w:color w:val="000000"/>
            <w:sz w:val="22"/>
            <w:szCs w:val="22"/>
          </w:rPr>
          <w:t>“</w:t>
        </w:r>
      </w:ins>
      <w:proofErr w:type="spellStart"/>
      <w:r>
        <w:rPr>
          <w:rFonts w:ascii="Constantia (Body)" w:hAnsi="Constantia (Body)" w:cs="Constantia (Body)"/>
          <w:color w:val="000000"/>
          <w:sz w:val="22"/>
          <w:szCs w:val="22"/>
        </w:rPr>
        <w:t>visdat</w:t>
      </w:r>
      <w:proofErr w:type="spellEnd"/>
      <w:ins w:id="175" w:author="jerry zhou" w:date="2022-10-31T18:47:00Z">
        <w:r w:rsidR="00065EDA">
          <w:rPr>
            <w:rFonts w:ascii="Constantia (Body)" w:hAnsi="Constantia (Body)" w:cs="Constantia (Body)"/>
            <w:color w:val="000000"/>
            <w:sz w:val="22"/>
            <w:szCs w:val="22"/>
          </w:rPr>
          <w:t>”</w:t>
        </w:r>
      </w:ins>
      <w:ins w:id="176" w:author="jerry zhou" w:date="2022-10-31T18:48:00Z">
        <w:r w:rsidR="00133959">
          <w:rPr>
            <w:rFonts w:ascii="Constantia (Body)" w:hAnsi="Constantia (Body)" w:cs="Constantia (Body)" w:hint="eastAsia"/>
            <w:color w:val="000000"/>
            <w:sz w:val="22"/>
            <w:szCs w:val="22"/>
          </w:rPr>
          <w:t>,</w:t>
        </w:r>
      </w:ins>
      <w:r>
        <w:rPr>
          <w:rFonts w:ascii="Constantia (Body)" w:hAnsi="Constantia (Body)" w:cs="Constantia (Body)"/>
          <w:color w:val="000000"/>
          <w:sz w:val="22"/>
          <w:szCs w:val="22"/>
        </w:rPr>
        <w:t xml:space="preserve"> and </w:t>
      </w:r>
      <w:ins w:id="177" w:author="jerry zhou" w:date="2022-10-31T18:47:00Z">
        <w:r w:rsidR="00065EDA">
          <w:rPr>
            <w:rFonts w:ascii="Constantia (Body)" w:hAnsi="Constantia (Body)" w:cs="Constantia (Body)"/>
            <w:color w:val="000000"/>
            <w:sz w:val="22"/>
            <w:szCs w:val="22"/>
          </w:rPr>
          <w:t>“</w:t>
        </w:r>
      </w:ins>
      <w:r>
        <w:rPr>
          <w:rFonts w:ascii="Constantia (Body)" w:hAnsi="Constantia (Body)" w:cs="Constantia (Body)"/>
          <w:color w:val="000000"/>
          <w:sz w:val="22"/>
          <w:szCs w:val="22"/>
        </w:rPr>
        <w:t>here</w:t>
      </w:r>
      <w:ins w:id="178" w:author="jerry zhou" w:date="2022-10-31T18:47:00Z">
        <w:r w:rsidR="00065EDA">
          <w:rPr>
            <w:rFonts w:ascii="Constantia (Body)" w:hAnsi="Constantia (Body)" w:cs="Constantia (Body)"/>
            <w:color w:val="000000"/>
            <w:sz w:val="22"/>
            <w:szCs w:val="22"/>
          </w:rPr>
          <w:t>”</w:t>
        </w:r>
      </w:ins>
      <w:r>
        <w:rPr>
          <w:rFonts w:ascii="Constantia (Body)" w:hAnsi="Constantia (Body)" w:cs="Constantia (Body)"/>
          <w:color w:val="000000"/>
          <w:sz w:val="22"/>
          <w:szCs w:val="22"/>
        </w:rPr>
        <w:t xml:space="preserve"> packages. Several functions are created base</w:t>
      </w:r>
      <w:r>
        <w:rPr>
          <w:rFonts w:ascii="Constantia (Body)" w:hAnsi="Constantia (Body)" w:cs="Constantia (Body)" w:hint="eastAsia"/>
          <w:color w:val="000000"/>
          <w:sz w:val="22"/>
          <w:szCs w:val="22"/>
        </w:rPr>
        <w:t>d</w:t>
      </w:r>
      <w:r>
        <w:rPr>
          <w:rFonts w:ascii="Constantia (Body)" w:hAnsi="Constantia (Body)" w:cs="Constantia (Body)"/>
          <w:color w:val="000000"/>
          <w:sz w:val="22"/>
          <w:szCs w:val="22"/>
        </w:rPr>
        <w:t xml:space="preserve"> on </w:t>
      </w:r>
      <w:ins w:id="179" w:author="jerry zhou" w:date="2022-10-31T18:46:00Z">
        <w:r w:rsidR="00065EDA">
          <w:rPr>
            <w:rFonts w:ascii="Constantia (Body)" w:hAnsi="Constantia (Body)" w:cs="Constantia (Body)" w:hint="eastAsia"/>
            <w:color w:val="000000"/>
            <w:sz w:val="22"/>
            <w:szCs w:val="22"/>
          </w:rPr>
          <w:t xml:space="preserve">the </w:t>
        </w:r>
      </w:ins>
      <w:ins w:id="180" w:author="jerry zhou" w:date="2022-10-31T18:47:00Z">
        <w:r w:rsidR="00065EDA">
          <w:rPr>
            <w:rFonts w:ascii="Constantia (Body)" w:hAnsi="Constantia (Body)" w:cs="Constantia (Body)"/>
            <w:color w:val="000000"/>
            <w:sz w:val="22"/>
            <w:szCs w:val="22"/>
          </w:rPr>
          <w:t>“</w:t>
        </w:r>
      </w:ins>
      <w:proofErr w:type="spellStart"/>
      <w:r>
        <w:rPr>
          <w:rFonts w:ascii="Constantia (Body)" w:hAnsi="Constantia (Body)" w:cs="Constantia (Body)"/>
          <w:color w:val="000000"/>
          <w:sz w:val="22"/>
          <w:szCs w:val="22"/>
        </w:rPr>
        <w:t>timeDate</w:t>
      </w:r>
      <w:proofErr w:type="spellEnd"/>
      <w:ins w:id="181" w:author="jerry zhou" w:date="2022-10-31T18:47:00Z">
        <w:r w:rsidR="00065EDA">
          <w:rPr>
            <w:rFonts w:ascii="Constantia (Body)" w:hAnsi="Constantia (Body)" w:cs="Constantia (Body)"/>
            <w:color w:val="000000"/>
            <w:sz w:val="22"/>
            <w:szCs w:val="22"/>
          </w:rPr>
          <w:t>”</w:t>
        </w:r>
      </w:ins>
      <w:r>
        <w:rPr>
          <w:rFonts w:ascii="Constantia (Body)" w:hAnsi="Constantia (Body)" w:cs="Constantia (Body)"/>
          <w:color w:val="000000"/>
          <w:sz w:val="22"/>
          <w:szCs w:val="22"/>
        </w:rPr>
        <w:t xml:space="preserve"> package to finish time format converting. With support for various time format conversions, month-based data grouping and averaging</w:t>
      </w:r>
      <w:del w:id="182" w:author="jerry zhou" w:date="2022-10-31T18:46:00Z">
        <w:r w:rsidDel="00065EDA">
          <w:rPr>
            <w:rFonts w:ascii="Constantia (Body)" w:hAnsi="Constantia (Body)" w:cs="Constantia (Body)"/>
            <w:color w:val="000000"/>
            <w:sz w:val="22"/>
            <w:szCs w:val="22"/>
          </w:rPr>
          <w:delText>,</w:delText>
        </w:r>
      </w:del>
      <w:r>
        <w:rPr>
          <w:rFonts w:ascii="Constantia (Body)" w:hAnsi="Constantia (Body)" w:cs="Constantia (Body)"/>
          <w:color w:val="000000"/>
          <w:sz w:val="22"/>
          <w:szCs w:val="22"/>
        </w:rPr>
        <w:t xml:space="preserve"> and time-based data filtering are relatively convenient. </w:t>
      </w:r>
    </w:p>
    <w:p w14:paraId="5714DDA8" w14:textId="4205902D"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The </w:t>
      </w:r>
      <w:ins w:id="183" w:author="jerry zhou" w:date="2022-10-31T18:47:00Z">
        <w:r w:rsidR="00065EDA">
          <w:rPr>
            <w:rFonts w:ascii="Constantia (Body)" w:hAnsi="Constantia (Body)" w:cs="Constantia (Body)"/>
            <w:color w:val="000000"/>
            <w:sz w:val="22"/>
            <w:szCs w:val="22"/>
          </w:rPr>
          <w:t>“</w:t>
        </w:r>
      </w:ins>
      <w:proofErr w:type="spellStart"/>
      <w:r>
        <w:rPr>
          <w:rFonts w:ascii="Constantia (Body)" w:hAnsi="Constantia (Body)" w:cs="Constantia (Body)"/>
          <w:color w:val="000000"/>
          <w:sz w:val="22"/>
          <w:szCs w:val="22"/>
        </w:rPr>
        <w:t>tidyverse</w:t>
      </w:r>
      <w:proofErr w:type="spellEnd"/>
      <w:ins w:id="184" w:author="jerry zhou" w:date="2022-10-31T18:47:00Z">
        <w:r w:rsidR="00065EDA">
          <w:rPr>
            <w:rFonts w:ascii="Constantia (Body)" w:hAnsi="Constantia (Body)" w:cs="Constantia (Body)"/>
            <w:color w:val="000000"/>
            <w:sz w:val="22"/>
            <w:szCs w:val="22"/>
          </w:rPr>
          <w:t>”</w:t>
        </w:r>
      </w:ins>
      <w:r>
        <w:rPr>
          <w:rFonts w:ascii="Constantia (Body)" w:hAnsi="Constantia (Body)" w:cs="Constantia (Body)"/>
          <w:color w:val="000000"/>
          <w:sz w:val="22"/>
          <w:szCs w:val="22"/>
        </w:rPr>
        <w:t xml:space="preserve"> is an opinionated set of R packages for data science utilities with s a common design philosophy, language, and data structures (Locke, 2017). We use packages in </w:t>
      </w:r>
      <w:ins w:id="185" w:author="jerry zhou" w:date="2022-10-31T18:47:00Z">
        <w:r w:rsidR="00065EDA">
          <w:rPr>
            <w:rFonts w:ascii="Constantia (Body)" w:hAnsi="Constantia (Body)" w:cs="Constantia (Body)"/>
            <w:color w:val="000000"/>
            <w:sz w:val="22"/>
            <w:szCs w:val="22"/>
          </w:rPr>
          <w:t>“</w:t>
        </w:r>
      </w:ins>
      <w:proofErr w:type="spellStart"/>
      <w:r>
        <w:rPr>
          <w:rFonts w:ascii="Constantia (Body)" w:hAnsi="Constantia (Body)" w:cs="Constantia (Body)"/>
          <w:color w:val="000000"/>
          <w:sz w:val="22"/>
          <w:szCs w:val="22"/>
        </w:rPr>
        <w:t>tidyverse</w:t>
      </w:r>
      <w:proofErr w:type="spellEnd"/>
      <w:ins w:id="186" w:author="jerry zhou" w:date="2022-10-31T18:47:00Z">
        <w:r w:rsidR="00065EDA">
          <w:rPr>
            <w:rFonts w:ascii="Constantia (Body)" w:hAnsi="Constantia (Body)" w:cs="Constantia (Body)"/>
            <w:color w:val="000000"/>
            <w:sz w:val="22"/>
            <w:szCs w:val="22"/>
          </w:rPr>
          <w:t>”</w:t>
        </w:r>
      </w:ins>
      <w:r>
        <w:rPr>
          <w:rFonts w:ascii="Constantia (Body)" w:hAnsi="Constantia (Body)" w:cs="Constantia (Body)"/>
          <w:color w:val="000000"/>
          <w:sz w:val="22"/>
          <w:szCs w:val="22"/>
        </w:rPr>
        <w:t xml:space="preserve"> to finish most wrangling </w:t>
      </w:r>
      <w:ins w:id="187" w:author="jerry zhou" w:date="2022-10-31T18:46:00Z">
        <w:r w:rsidR="00065EDA">
          <w:rPr>
            <w:rFonts w:ascii="Constantia (Body)" w:hAnsi="Constantia (Body)" w:cs="Constantia (Body)" w:hint="eastAsia"/>
            <w:color w:val="000000"/>
            <w:sz w:val="22"/>
            <w:szCs w:val="22"/>
          </w:rPr>
          <w:t>tasks</w:t>
        </w:r>
      </w:ins>
      <w:del w:id="188" w:author="jerry zhou" w:date="2022-10-31T18:46:00Z">
        <w:r w:rsidDel="00065EDA">
          <w:rPr>
            <w:rFonts w:ascii="Constantia (Body)" w:hAnsi="Constantia (Body)" w:cs="Constantia (Body)"/>
            <w:color w:val="000000"/>
            <w:sz w:val="22"/>
            <w:szCs w:val="22"/>
          </w:rPr>
          <w:delText>task</w:delText>
        </w:r>
      </w:del>
      <w:r>
        <w:rPr>
          <w:rFonts w:ascii="Constantia (Body)" w:hAnsi="Constantia (Body)" w:cs="Constantia (Body)"/>
          <w:color w:val="000000"/>
          <w:sz w:val="22"/>
          <w:szCs w:val="22"/>
        </w:rPr>
        <w:t>:</w:t>
      </w:r>
    </w:p>
    <w:p w14:paraId="5688617A" w14:textId="407E05E9" w:rsidR="008921CD" w:rsidRDefault="00065EDA">
      <w:pPr>
        <w:pStyle w:val="ListParagraph"/>
        <w:numPr>
          <w:ilvl w:val="0"/>
          <w:numId w:val="5"/>
        </w:numPr>
        <w:rPr>
          <w:rFonts w:ascii="Constantia (Body)" w:hAnsi="Constantia (Body)" w:cs="Constantia (Body)" w:hint="eastAsia"/>
          <w:sz w:val="22"/>
          <w:szCs w:val="22"/>
          <w:lang w:val="en-NZ" w:eastAsia="zh-CN"/>
        </w:rPr>
      </w:pPr>
      <w:ins w:id="189" w:author="jerry zhou" w:date="2022-10-31T18:48:00Z">
        <w:r>
          <w:rPr>
            <w:rFonts w:ascii="Constantia (Body)" w:hAnsi="Constantia (Body)" w:cs="Constantia (Body)"/>
            <w:b/>
            <w:bCs/>
            <w:sz w:val="22"/>
            <w:szCs w:val="22"/>
            <w:lang w:eastAsia="zh-CN"/>
          </w:rPr>
          <w:t>“</w:t>
        </w:r>
      </w:ins>
      <w:proofErr w:type="spellStart"/>
      <w:r w:rsidR="00000000">
        <w:rPr>
          <w:rFonts w:ascii="Constantia (Body)" w:hAnsi="Constantia (Body)" w:cs="Constantia (Body)"/>
          <w:b/>
          <w:bCs/>
          <w:sz w:val="22"/>
          <w:szCs w:val="22"/>
          <w:lang w:val="en-NZ" w:eastAsia="zh-CN"/>
        </w:rPr>
        <w:t>readr</w:t>
      </w:r>
      <w:proofErr w:type="spellEnd"/>
      <w:ins w:id="190" w:author="jerry zhou" w:date="2022-10-31T18:48:00Z">
        <w:r>
          <w:rPr>
            <w:rFonts w:ascii="Constantia (Body)" w:hAnsi="Constantia (Body)" w:cs="Constantia (Body)"/>
            <w:b/>
            <w:bCs/>
            <w:sz w:val="22"/>
            <w:szCs w:val="22"/>
            <w:lang w:val="en-NZ" w:eastAsia="zh-CN"/>
          </w:rPr>
          <w:t>”</w:t>
        </w:r>
      </w:ins>
      <w:r w:rsidR="00000000">
        <w:rPr>
          <w:rFonts w:ascii="Constantia (Body)" w:hAnsi="Constantia (Body)" w:cs="Constantia (Body)"/>
          <w:sz w:val="22"/>
          <w:szCs w:val="22"/>
          <w:lang w:val="en-NZ" w:eastAsia="zh-CN"/>
        </w:rPr>
        <w:t xml:space="preserve"> and </w:t>
      </w:r>
      <w:ins w:id="191" w:author="jerry zhou" w:date="2022-10-31T18:48:00Z">
        <w:r>
          <w:rPr>
            <w:rFonts w:ascii="Constantia (Body)" w:hAnsi="Constantia (Body)" w:cs="Constantia (Body)"/>
            <w:sz w:val="22"/>
            <w:szCs w:val="22"/>
            <w:lang w:val="en-NZ" w:eastAsia="zh-CN"/>
          </w:rPr>
          <w:t>“</w:t>
        </w:r>
      </w:ins>
      <w:proofErr w:type="spellStart"/>
      <w:r w:rsidR="00000000">
        <w:rPr>
          <w:rFonts w:ascii="Constantia (Body)" w:hAnsi="Constantia (Body)" w:cs="Constantia (Body)"/>
          <w:b/>
          <w:bCs/>
          <w:sz w:val="22"/>
          <w:szCs w:val="22"/>
          <w:lang w:val="en-NZ" w:eastAsia="zh-CN"/>
        </w:rPr>
        <w:t>readxl</w:t>
      </w:r>
      <w:proofErr w:type="spellEnd"/>
      <w:ins w:id="192" w:author="jerry zhou" w:date="2022-10-31T18:48:00Z">
        <w:r>
          <w:rPr>
            <w:rFonts w:ascii="Constantia (Body)" w:hAnsi="Constantia (Body)" w:cs="Constantia (Body)"/>
            <w:b/>
            <w:bCs/>
            <w:sz w:val="22"/>
            <w:szCs w:val="22"/>
            <w:lang w:val="en-NZ" w:eastAsia="zh-CN"/>
          </w:rPr>
          <w:t>”</w:t>
        </w:r>
      </w:ins>
      <w:r w:rsidR="00000000">
        <w:rPr>
          <w:rFonts w:ascii="Constantia (Body)" w:hAnsi="Constantia (Body)" w:cs="Constantia (Body)"/>
          <w:sz w:val="22"/>
          <w:szCs w:val="22"/>
          <w:lang w:val="en-NZ" w:eastAsia="zh-CN"/>
        </w:rPr>
        <w:t xml:space="preserve"> packages are used to import data from Excel and CSV </w:t>
      </w:r>
      <w:ins w:id="193" w:author="jerry zhou" w:date="2022-10-31T18:46:00Z">
        <w:r>
          <w:rPr>
            <w:rFonts w:ascii="Constantia (Body)" w:hAnsi="Constantia (Body)" w:cs="Constantia (Body)" w:hint="eastAsia"/>
            <w:sz w:val="22"/>
            <w:szCs w:val="22"/>
            <w:lang w:val="en-NZ" w:eastAsia="zh-CN"/>
          </w:rPr>
          <w:t>files</w:t>
        </w:r>
      </w:ins>
      <w:del w:id="194" w:author="jerry zhou" w:date="2022-10-31T18:46:00Z">
        <w:r w:rsidR="00000000" w:rsidDel="00065EDA">
          <w:rPr>
            <w:rFonts w:ascii="Constantia (Body)" w:hAnsi="Constantia (Body)" w:cs="Constantia (Body)"/>
            <w:sz w:val="22"/>
            <w:szCs w:val="22"/>
            <w:lang w:val="en-NZ" w:eastAsia="zh-CN"/>
          </w:rPr>
          <w:delText>file,</w:delText>
        </w:r>
      </w:del>
      <w:r w:rsidR="00000000">
        <w:rPr>
          <w:rFonts w:ascii="Constantia (Body)" w:hAnsi="Constantia (Body)" w:cs="Constantia (Body)"/>
          <w:sz w:val="22"/>
          <w:szCs w:val="22"/>
          <w:lang w:val="en-NZ" w:eastAsia="zh-CN"/>
        </w:rPr>
        <w:t xml:space="preserve"> and export </w:t>
      </w:r>
      <w:del w:id="195" w:author="jerry zhou" w:date="2022-10-31T18:46:00Z">
        <w:r w:rsidR="00000000" w:rsidDel="00065EDA">
          <w:rPr>
            <w:rFonts w:ascii="Constantia (Body)" w:hAnsi="Constantia (Body)" w:cs="Constantia (Body)"/>
            <w:sz w:val="22"/>
            <w:szCs w:val="22"/>
            <w:lang w:val="en-NZ" w:eastAsia="zh-CN"/>
          </w:rPr>
          <w:delText xml:space="preserve">of </w:delText>
        </w:r>
      </w:del>
      <w:r w:rsidR="00000000">
        <w:rPr>
          <w:rFonts w:ascii="Constantia (Body)" w:hAnsi="Constantia (Body)" w:cs="Constantia (Body)"/>
          <w:sz w:val="22"/>
          <w:szCs w:val="22"/>
          <w:lang w:val="en-NZ" w:eastAsia="zh-CN"/>
        </w:rPr>
        <w:t xml:space="preserve">final merged data. </w:t>
      </w:r>
    </w:p>
    <w:p w14:paraId="4910714B" w14:textId="5015027A" w:rsidR="008921CD" w:rsidRDefault="00133959">
      <w:pPr>
        <w:pStyle w:val="ListParagraph"/>
        <w:numPr>
          <w:ilvl w:val="0"/>
          <w:numId w:val="5"/>
        </w:numPr>
        <w:rPr>
          <w:rFonts w:ascii="Constantia (Body)" w:hAnsi="Constantia (Body)" w:cs="Constantia (Body)" w:hint="eastAsia"/>
          <w:sz w:val="22"/>
          <w:szCs w:val="22"/>
          <w:lang w:val="en-NZ" w:eastAsia="zh-CN"/>
        </w:rPr>
      </w:pPr>
      <w:ins w:id="196" w:author="jerry zhou" w:date="2022-10-31T18:48:00Z">
        <w:r>
          <w:rPr>
            <w:rFonts w:ascii="Constantia (Body)" w:hAnsi="Constantia (Body)" w:cs="Constantia (Body)" w:hint="eastAsia"/>
            <w:b/>
            <w:bCs/>
            <w:sz w:val="22"/>
            <w:szCs w:val="22"/>
            <w:lang w:val="en-NZ" w:eastAsia="zh-CN"/>
          </w:rPr>
          <w:t xml:space="preserve">The </w:t>
        </w:r>
        <w:r w:rsidR="00065EDA">
          <w:rPr>
            <w:rFonts w:ascii="Constantia (Body)" w:hAnsi="Constantia (Body)" w:cs="Constantia (Body)"/>
            <w:b/>
            <w:bCs/>
            <w:sz w:val="22"/>
            <w:szCs w:val="22"/>
            <w:lang w:val="en-NZ" w:eastAsia="zh-CN"/>
          </w:rPr>
          <w:t>“</w:t>
        </w:r>
      </w:ins>
      <w:proofErr w:type="spellStart"/>
      <w:r w:rsidR="00000000">
        <w:rPr>
          <w:rFonts w:ascii="Constantia (Body)" w:hAnsi="Constantia (Body)" w:cs="Constantia (Body)"/>
          <w:b/>
          <w:bCs/>
          <w:sz w:val="22"/>
          <w:szCs w:val="22"/>
          <w:lang w:val="en-NZ" w:eastAsia="zh-CN"/>
        </w:rPr>
        <w:t>purrr</w:t>
      </w:r>
      <w:proofErr w:type="spellEnd"/>
      <w:ins w:id="197" w:author="jerry zhou" w:date="2022-10-31T18:48:00Z">
        <w:r w:rsidR="00065EDA">
          <w:rPr>
            <w:rFonts w:ascii="Constantia (Body)" w:hAnsi="Constantia (Body)" w:cs="Constantia (Body)"/>
            <w:b/>
            <w:bCs/>
            <w:sz w:val="22"/>
            <w:szCs w:val="22"/>
            <w:lang w:val="en-NZ" w:eastAsia="zh-CN"/>
          </w:rPr>
          <w:t>"</w:t>
        </w:r>
      </w:ins>
      <w:r w:rsidR="00000000">
        <w:rPr>
          <w:rFonts w:ascii="Constantia (Body)" w:hAnsi="Constantia (Body)" w:cs="Constantia (Body)"/>
          <w:sz w:val="22"/>
          <w:szCs w:val="22"/>
          <w:lang w:val="en-NZ" w:eastAsia="zh-CN"/>
        </w:rPr>
        <w:t xml:space="preserve"> package applied functional programming techniques for row-by-row conversion of time formats in datasets.</w:t>
      </w:r>
    </w:p>
    <w:p w14:paraId="16D71A46" w14:textId="14939905" w:rsidR="008921CD" w:rsidRDefault="00065EDA">
      <w:pPr>
        <w:pStyle w:val="ListParagraph"/>
        <w:numPr>
          <w:ilvl w:val="0"/>
          <w:numId w:val="5"/>
        </w:numPr>
        <w:rPr>
          <w:rFonts w:ascii="Constantia (Body)" w:hAnsi="Constantia (Body)" w:cs="Constantia (Body)" w:hint="eastAsia"/>
          <w:color w:val="632E62" w:themeColor="text2"/>
          <w:sz w:val="22"/>
          <w:lang w:val="en-NZ" w:eastAsia="zh-CN"/>
        </w:rPr>
      </w:pPr>
      <w:ins w:id="198" w:author="jerry zhou" w:date="2022-10-31T18:46:00Z">
        <w:r>
          <w:rPr>
            <w:rFonts w:ascii="Constantia (Body)" w:hAnsi="Constantia (Body)" w:cs="Constantia (Body)" w:hint="eastAsia"/>
            <w:sz w:val="22"/>
            <w:szCs w:val="22"/>
            <w:lang w:val="en-NZ" w:eastAsia="zh-CN"/>
          </w:rPr>
          <w:t>Filtering</w:t>
        </w:r>
      </w:ins>
      <w:del w:id="199" w:author="jerry zhou" w:date="2022-10-31T18:46:00Z">
        <w:r w:rsidR="00000000" w:rsidDel="00065EDA">
          <w:rPr>
            <w:rFonts w:ascii="Constantia (Body)" w:hAnsi="Constantia (Body)" w:cs="Constantia (Body)"/>
            <w:sz w:val="22"/>
            <w:szCs w:val="22"/>
            <w:lang w:val="en-NZ" w:eastAsia="zh-CN"/>
          </w:rPr>
          <w:delText>filtering</w:delText>
        </w:r>
      </w:del>
      <w:r w:rsidR="00000000">
        <w:rPr>
          <w:rFonts w:ascii="Constantia (Body)" w:hAnsi="Constantia (Body)" w:cs="Constantia (Body)"/>
          <w:sz w:val="22"/>
          <w:szCs w:val="22"/>
          <w:lang w:val="en-NZ" w:eastAsia="zh-CN"/>
        </w:rPr>
        <w:t xml:space="preserve"> the data outside the selected time range(1999 - 2022) and left join to a complete unified table.</w:t>
      </w:r>
    </w:p>
    <w:p w14:paraId="5517A29B" w14:textId="77777777" w:rsidR="008921CD" w:rsidRDefault="00000000">
      <w:pPr>
        <w:pStyle w:val="ListParagraph"/>
        <w:numPr>
          <w:ilvl w:val="0"/>
          <w:numId w:val="5"/>
        </w:numPr>
        <w:rPr>
          <w:rFonts w:ascii="Constantia (Body)" w:hAnsi="Constantia (Body)" w:cs="Constantia (Body)" w:hint="eastAsia"/>
          <w:sz w:val="22"/>
          <w:szCs w:val="22"/>
          <w:lang w:val="en-NZ" w:eastAsia="zh-CN"/>
        </w:rPr>
      </w:pPr>
      <w:r>
        <w:rPr>
          <w:rFonts w:ascii="Constantia (Body)" w:hAnsi="Constantia (Body)" w:cs="Constantia (Body)"/>
          <w:sz w:val="22"/>
          <w:szCs w:val="22"/>
          <w:lang w:val="en-NZ" w:eastAsia="zh-CN"/>
        </w:rPr>
        <w:lastRenderedPageBreak/>
        <w:t>Fills missing values in selected columns using the next or previous entry.</w:t>
      </w:r>
    </w:p>
    <w:p w14:paraId="06C5F079" w14:textId="7F1293EE" w:rsidR="008921CD" w:rsidRDefault="00000000">
      <w:pPr>
        <w:rPr>
          <w:rFonts w:ascii="Constantia (Body)" w:hAnsi="Constantia (Body)" w:cs="Constantia (Body)" w:hint="eastAsia"/>
          <w:color w:val="000000"/>
          <w:sz w:val="22"/>
          <w:szCs w:val="22"/>
          <w:lang w:eastAsia="zh-CN"/>
        </w:rPr>
      </w:pPr>
      <w:r>
        <w:rPr>
          <w:rFonts w:ascii="Constantia (Body)" w:hAnsi="Constantia (Body)" w:cs="Constantia (Body)"/>
          <w:color w:val="000000"/>
          <w:sz w:val="22"/>
          <w:szCs w:val="22"/>
        </w:rPr>
        <w:t>After data conversion and merging, the “</w:t>
      </w:r>
      <w:proofErr w:type="spellStart"/>
      <w:r>
        <w:rPr>
          <w:rFonts w:ascii="Constantia (Body)" w:hAnsi="Constantia (Body)" w:cs="Constantia (Body)"/>
          <w:color w:val="000000"/>
          <w:sz w:val="22"/>
          <w:szCs w:val="22"/>
        </w:rPr>
        <w:t>visdat</w:t>
      </w:r>
      <w:proofErr w:type="spellEnd"/>
      <w:r>
        <w:rPr>
          <w:rFonts w:ascii="Constantia (Body)" w:hAnsi="Constantia (Body)" w:cs="Constantia (Body)"/>
          <w:color w:val="000000"/>
          <w:sz w:val="22"/>
          <w:szCs w:val="22"/>
        </w:rPr>
        <w:t>” package can be used to examine the integrity of data</w:t>
      </w:r>
      <w:ins w:id="200" w:author="jerry zhou" w:date="2022-10-31T18:45:00Z">
        <w:r w:rsidR="00065EDA">
          <w:rPr>
            <w:rFonts w:ascii="Constantia (Body)" w:hAnsi="Constantia (Body)" w:cs="Constantia (Body)" w:hint="eastAsia"/>
            <w:color w:val="000000"/>
            <w:sz w:val="22"/>
            <w:szCs w:val="22"/>
          </w:rPr>
          <w:t>. Then</w:t>
        </w:r>
      </w:ins>
      <w:del w:id="201" w:author="jerry zhou" w:date="2022-10-31T18:45:00Z">
        <w:r w:rsidDel="00065EDA">
          <w:rPr>
            <w:rFonts w:ascii="Constantia (Body)" w:hAnsi="Constantia (Body)" w:cs="Constantia (Body)"/>
            <w:color w:val="000000"/>
            <w:sz w:val="22"/>
            <w:szCs w:val="22"/>
          </w:rPr>
          <w:delText>, then</w:delText>
        </w:r>
      </w:del>
      <w:r>
        <w:rPr>
          <w:rFonts w:ascii="Constantia (Body)" w:hAnsi="Constantia (Body)" w:cs="Constantia (Body)"/>
          <w:color w:val="000000"/>
          <w:sz w:val="22"/>
          <w:szCs w:val="22"/>
        </w:rPr>
        <w:t xml:space="preserve"> the complete merged table is saved as a CSV file for subsequent </w:t>
      </w:r>
      <w:ins w:id="202" w:author="jerry zhou" w:date="2022-10-31T19:04:00Z">
        <w:r w:rsidR="0001101A">
          <w:rPr>
            <w:rFonts w:ascii="Constantia (Body)" w:hAnsi="Constantia (Body)" w:cs="Constantia (Body)" w:hint="eastAsia"/>
            <w:color w:val="000000"/>
            <w:sz w:val="22"/>
            <w:szCs w:val="22"/>
          </w:rPr>
          <w:t>visualization</w:t>
        </w:r>
      </w:ins>
      <w:del w:id="203" w:author="jerry zhou" w:date="2022-10-31T19:04:00Z">
        <w:r w:rsidDel="0001101A">
          <w:rPr>
            <w:rFonts w:ascii="Constantia (Body)" w:hAnsi="Constantia (Body)" w:cs="Constantia (Body)"/>
            <w:color w:val="000000"/>
            <w:sz w:val="22"/>
            <w:szCs w:val="22"/>
          </w:rPr>
          <w:delText>visualization</w:delText>
        </w:r>
      </w:del>
      <w:r>
        <w:rPr>
          <w:rFonts w:ascii="Constantia (Body)" w:hAnsi="Constantia (Body)" w:cs="Constantia (Body)"/>
          <w:color w:val="000000"/>
          <w:sz w:val="22"/>
          <w:szCs w:val="22"/>
        </w:rPr>
        <w:t xml:space="preserve"> and analysis.</w:t>
      </w:r>
      <w:r>
        <w:rPr>
          <w:rFonts w:ascii="Constantia (Body)" w:hAnsi="Constantia (Body)" w:cs="Constantia (Body)"/>
        </w:rPr>
        <w:t xml:space="preserve"> </w:t>
      </w:r>
      <w:r>
        <w:rPr>
          <w:rFonts w:ascii="Constantia (Body)" w:hAnsi="Constantia (Body)" w:cs="Constantia (Body)"/>
          <w:color w:val="000000"/>
          <w:sz w:val="22"/>
          <w:szCs w:val="22"/>
        </w:rPr>
        <w:t>All data wrangling relevant codes are in the "</w:t>
      </w:r>
      <w:proofErr w:type="spellStart"/>
      <w:r>
        <w:rPr>
          <w:rFonts w:ascii="Constantia (Body)" w:hAnsi="Constantia (Body)" w:cs="Constantia (Body)"/>
        </w:rPr>
        <w:fldChar w:fldCharType="begin"/>
      </w:r>
      <w:r>
        <w:rPr>
          <w:rFonts w:ascii="Constantia (Body)" w:hAnsi="Constantia (Body)" w:cs="Constantia (Body)"/>
        </w:rPr>
        <w:instrText xml:space="preserve"> HYPERLINK "https://github.com/ansrali/data422-group-project/blob/main/Data_Wrangling.ipynb" \o "Data_Wrangling.ipynb" </w:instrText>
      </w:r>
      <w:r>
        <w:rPr>
          <w:rFonts w:ascii="Constantia (Body)" w:hAnsi="Constantia (Body)" w:cs="Constantia (Body)"/>
        </w:rPr>
      </w:r>
      <w:r>
        <w:rPr>
          <w:rFonts w:ascii="Constantia (Body)" w:hAnsi="Constantia (Body)" w:cs="Constantia (Body)"/>
        </w:rPr>
        <w:fldChar w:fldCharType="separate"/>
      </w:r>
      <w:r>
        <w:rPr>
          <w:rStyle w:val="Hyperlink"/>
          <w:rFonts w:ascii="Constantia (Body)" w:hAnsi="Constantia (Body)" w:cs="Constantia (Body)"/>
          <w:sz w:val="21"/>
          <w:szCs w:val="21"/>
          <w:shd w:val="clear" w:color="auto" w:fill="F6F8FA"/>
        </w:rPr>
        <w:t>Data_Wrangling.ipynb</w:t>
      </w:r>
      <w:proofErr w:type="spellEnd"/>
      <w:r>
        <w:rPr>
          <w:rFonts w:ascii="Constantia (Body)" w:hAnsi="Constantia (Body)" w:cs="Constantia (Body)"/>
        </w:rPr>
        <w:fldChar w:fldCharType="end"/>
      </w:r>
      <w:r>
        <w:rPr>
          <w:rFonts w:ascii="Constantia (Body)" w:hAnsi="Constantia (Body)" w:cs="Constantia (Body)"/>
          <w:color w:val="000000"/>
          <w:sz w:val="22"/>
          <w:szCs w:val="22"/>
        </w:rPr>
        <w:t>" notebook file.</w:t>
      </w:r>
    </w:p>
    <w:p w14:paraId="72A71577" w14:textId="77777777" w:rsidR="008921CD" w:rsidRDefault="00000000">
      <w:pPr>
        <w:pStyle w:val="Heading1"/>
        <w:rPr>
          <w:rFonts w:ascii="Constantia (Body)" w:hAnsi="Constantia (Body)" w:cs="Constantia (Body)" w:hint="eastAsia"/>
        </w:rPr>
      </w:pPr>
      <w:r>
        <w:rPr>
          <w:rFonts w:ascii="Constantia (Body)" w:hAnsi="Constantia (Body)" w:cs="Constantia (Body)"/>
        </w:rPr>
        <w:t>Data Visualization and Analyses</w:t>
      </w:r>
    </w:p>
    <w:p w14:paraId="0EEF6953" w14:textId="77777777" w:rsidR="008921CD" w:rsidRDefault="00000000">
      <w:pPr>
        <w:pStyle w:val="Heading2"/>
        <w:rPr>
          <w:rFonts w:ascii="Constantia (Body)" w:hAnsi="Constantia (Body)" w:cs="Constantia (Body)" w:hint="eastAsia"/>
          <w:lang w:val="en-SG" w:eastAsia="zh-CN"/>
        </w:rPr>
      </w:pPr>
      <w:r>
        <w:rPr>
          <w:rFonts w:ascii="Constantia (Body)" w:hAnsi="Constantia (Body)" w:cs="Constantia (Body)"/>
          <w:lang w:val="en-SG" w:eastAsia="zh-CN"/>
        </w:rPr>
        <w:t>Technologies</w:t>
      </w:r>
    </w:p>
    <w:p w14:paraId="11A848A2" w14:textId="5C1B904D"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The data </w:t>
      </w:r>
      <w:ins w:id="204" w:author="jerry zhou" w:date="2022-10-31T19:04:00Z">
        <w:r w:rsidR="0001101A">
          <w:rPr>
            <w:rFonts w:ascii="Constantia (Body)" w:hAnsi="Constantia (Body)" w:cs="Constantia (Body)" w:hint="eastAsia"/>
            <w:color w:val="000000"/>
            <w:sz w:val="22"/>
            <w:szCs w:val="22"/>
          </w:rPr>
          <w:t>visualization</w:t>
        </w:r>
      </w:ins>
      <w:del w:id="205" w:author="jerry zhou" w:date="2022-10-31T19:04:00Z">
        <w:r w:rsidDel="0001101A">
          <w:rPr>
            <w:rFonts w:ascii="Constantia (Body)" w:hAnsi="Constantia (Body)" w:cs="Constantia (Body)"/>
            <w:color w:val="000000"/>
            <w:sz w:val="22"/>
            <w:szCs w:val="22"/>
          </w:rPr>
          <w:delText>visualization</w:delText>
        </w:r>
      </w:del>
      <w:r>
        <w:rPr>
          <w:rFonts w:ascii="Constantia (Body)" w:hAnsi="Constantia (Body)" w:cs="Constantia (Body)"/>
          <w:color w:val="000000"/>
          <w:sz w:val="22"/>
          <w:szCs w:val="22"/>
        </w:rPr>
        <w:t xml:space="preserve"> uses R's ggplot2 package, and the majority type of graph is the time-based multi-curve presentation. The two-axis graph is used to display two measures of data, such as OCR data and import/export data. The second Y-axis corresponding to the second measure of data needs to be offset and transformed so that the second measure can be presented simultaneously with the first measurement of data.</w:t>
      </w:r>
      <w:r>
        <w:rPr>
          <w:rFonts w:ascii="Constantia (Body)" w:hAnsi="Constantia (Body)" w:cs="Constantia (Body)"/>
        </w:rPr>
        <w:t xml:space="preserve"> </w:t>
      </w:r>
      <w:r>
        <w:rPr>
          <w:rFonts w:ascii="Constantia (Body)" w:hAnsi="Constantia (Body)" w:cs="Constantia (Body)"/>
          <w:color w:val="000000"/>
          <w:sz w:val="22"/>
          <w:szCs w:val="22"/>
        </w:rPr>
        <w:t>Corresponding offset</w:t>
      </w:r>
      <w:del w:id="206" w:author="jerry zhou" w:date="2022-10-31T18:45:00Z">
        <w:r w:rsidDel="00065EDA">
          <w:rPr>
            <w:rFonts w:ascii="Constantia (Body)" w:hAnsi="Constantia (Body)" w:cs="Constantia (Body)"/>
            <w:color w:val="000000"/>
            <w:sz w:val="22"/>
            <w:szCs w:val="22"/>
          </w:rPr>
          <w:delText>,</w:delText>
        </w:r>
      </w:del>
      <w:r>
        <w:rPr>
          <w:rFonts w:ascii="Constantia (Body)" w:hAnsi="Constantia (Body)" w:cs="Constantia (Body)"/>
          <w:color w:val="000000"/>
          <w:sz w:val="22"/>
          <w:szCs w:val="22"/>
        </w:rPr>
        <w:t xml:space="preserve"> conversion functions have been created to meet this requirement.</w:t>
      </w:r>
    </w:p>
    <w:p w14:paraId="7FF71A28" w14:textId="77777777" w:rsidR="008921CD" w:rsidRDefault="00000000">
      <w:pPr>
        <w:keepNext/>
        <w:rPr>
          <w:rFonts w:ascii="Constantia (Body)" w:hAnsi="Constantia (Body)" w:cs="Constantia (Body)" w:hint="eastAsia"/>
        </w:rPr>
      </w:pPr>
      <w:r>
        <w:rPr>
          <w:rFonts w:ascii="Constantia (Body)" w:hAnsi="Constantia (Body)" w:cs="Constantia (Body)"/>
          <w:noProof/>
          <w:color w:val="000000"/>
          <w:sz w:val="22"/>
          <w:szCs w:val="22"/>
        </w:rPr>
        <w:drawing>
          <wp:inline distT="0" distB="0" distL="0" distR="0" wp14:anchorId="6954DBF9" wp14:editId="7787E0B5">
            <wp:extent cx="4079240" cy="3044825"/>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41238" cy="3090845"/>
                    </a:xfrm>
                    <a:prstGeom prst="rect">
                      <a:avLst/>
                    </a:prstGeom>
                  </pic:spPr>
                </pic:pic>
              </a:graphicData>
            </a:graphic>
          </wp:inline>
        </w:drawing>
      </w:r>
    </w:p>
    <w:p w14:paraId="45B37049" w14:textId="77777777" w:rsidR="008921CD" w:rsidRDefault="00000000">
      <w:pPr>
        <w:pStyle w:val="Caption"/>
        <w:rPr>
          <w:rFonts w:ascii="Constantia (Body)" w:hAnsi="Constantia (Body)" w:cs="Constantia (Body)" w:hint="eastAsia"/>
          <w:color w:val="000000"/>
          <w:sz w:val="22"/>
          <w:szCs w:val="22"/>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6</w:t>
      </w:r>
      <w:r>
        <w:rPr>
          <w:rFonts w:ascii="Constantia (Body)" w:hAnsi="Constantia (Body)" w:cs="Constantia (Body)"/>
        </w:rPr>
        <w:fldChar w:fldCharType="end"/>
      </w:r>
      <w:r>
        <w:rPr>
          <w:rFonts w:ascii="Constantia (Body)" w:hAnsi="Constantia (Body)" w:cs="Constantia (Body)"/>
        </w:rPr>
        <w:t xml:space="preserve"> Scale conversion</w:t>
      </w:r>
    </w:p>
    <w:p w14:paraId="0FE76ED3" w14:textId="09CA77A6"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The </w:t>
      </w:r>
      <w:proofErr w:type="spellStart"/>
      <w:r>
        <w:rPr>
          <w:rFonts w:ascii="Constantia (Body)" w:hAnsi="Constantia (Body)" w:cs="Constantia (Body)"/>
          <w:color w:val="000000"/>
          <w:sz w:val="22"/>
          <w:szCs w:val="22"/>
        </w:rPr>
        <w:t>ggcorrplot</w:t>
      </w:r>
      <w:proofErr w:type="spellEnd"/>
      <w:r>
        <w:rPr>
          <w:rFonts w:ascii="Constantia (Body)" w:hAnsi="Constantia (Body)" w:cs="Constantia (Body)"/>
          <w:color w:val="000000"/>
          <w:sz w:val="22"/>
          <w:szCs w:val="22"/>
        </w:rPr>
        <w:t xml:space="preserve"> package is used to present the correlation in </w:t>
      </w:r>
      <w:ins w:id="207" w:author="jerry zhou" w:date="2022-10-31T18:45:00Z">
        <w:r w:rsidR="00065EDA">
          <w:rPr>
            <w:rFonts w:ascii="Constantia (Body)" w:hAnsi="Constantia (Body)" w:cs="Constantia (Body)" w:hint="eastAsia"/>
            <w:color w:val="000000"/>
            <w:sz w:val="22"/>
            <w:szCs w:val="22"/>
          </w:rPr>
          <w:t xml:space="preserve">the </w:t>
        </w:r>
      </w:ins>
      <w:r>
        <w:rPr>
          <w:rFonts w:ascii="Constantia (Body)" w:hAnsi="Constantia (Body)" w:cs="Constantia (Body)"/>
          <w:color w:val="000000"/>
          <w:sz w:val="22"/>
          <w:szCs w:val="22"/>
        </w:rPr>
        <w:t>dataset.</w:t>
      </w:r>
    </w:p>
    <w:p w14:paraId="3C934103" w14:textId="77777777" w:rsidR="008921CD" w:rsidRDefault="00000000">
      <w:pPr>
        <w:keepNext/>
        <w:jc w:val="center"/>
        <w:rPr>
          <w:rFonts w:ascii="Constantia (Body)" w:hAnsi="Constantia (Body)" w:cs="Constantia (Body)" w:hint="eastAsia"/>
        </w:rPr>
      </w:pPr>
      <w:r>
        <w:rPr>
          <w:rFonts w:ascii="Constantia (Body)" w:hAnsi="Constantia (Body)" w:cs="Constantia (Body)"/>
          <w:noProof/>
          <w:color w:val="000000"/>
          <w:sz w:val="22"/>
          <w:szCs w:val="22"/>
        </w:rPr>
        <w:lastRenderedPageBreak/>
        <w:drawing>
          <wp:inline distT="0" distB="0" distL="0" distR="0" wp14:anchorId="32C46642" wp14:editId="3393B809">
            <wp:extent cx="3587115" cy="358711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604635" cy="3604635"/>
                    </a:xfrm>
                    <a:prstGeom prst="rect">
                      <a:avLst/>
                    </a:prstGeom>
                    <a:noFill/>
                    <a:ln>
                      <a:noFill/>
                    </a:ln>
                  </pic:spPr>
                </pic:pic>
              </a:graphicData>
            </a:graphic>
          </wp:inline>
        </w:drawing>
      </w:r>
    </w:p>
    <w:p w14:paraId="7831D7F1" w14:textId="77777777" w:rsidR="008921CD" w:rsidRDefault="00000000">
      <w:pPr>
        <w:pStyle w:val="Caption"/>
        <w:jc w:val="center"/>
        <w:rPr>
          <w:rFonts w:ascii="Constantia (Body)" w:hAnsi="Constantia (Body)" w:cs="Constantia (Body)" w:hint="eastAsia"/>
          <w:color w:val="000000"/>
          <w:sz w:val="22"/>
          <w:szCs w:val="22"/>
          <w:lang w:eastAsia="zh-CN"/>
        </w:rPr>
      </w:pPr>
      <w:r>
        <w:rPr>
          <w:rFonts w:ascii="Constantia (Body)" w:hAnsi="Constantia (Body)" w:cs="Constantia (Body)"/>
        </w:rPr>
        <w:t xml:space="preserve">Figure </w:t>
      </w:r>
      <w:r>
        <w:rPr>
          <w:rFonts w:ascii="Constantia (Body)" w:hAnsi="Constantia (Body)" w:cs="Constantia (Body)"/>
        </w:rPr>
        <w:fldChar w:fldCharType="begin"/>
      </w:r>
      <w:r>
        <w:rPr>
          <w:rFonts w:ascii="Constantia (Body)" w:hAnsi="Constantia (Body)" w:cs="Constantia (Body)"/>
        </w:rPr>
        <w:instrText xml:space="preserve"> SEQ Figure \* ARABIC </w:instrText>
      </w:r>
      <w:r>
        <w:rPr>
          <w:rFonts w:ascii="Constantia (Body)" w:hAnsi="Constantia (Body)" w:cs="Constantia (Body)"/>
        </w:rPr>
        <w:fldChar w:fldCharType="separate"/>
      </w:r>
      <w:r>
        <w:rPr>
          <w:rFonts w:ascii="Constantia (Body)" w:hAnsi="Constantia (Body)" w:cs="Constantia (Body)"/>
        </w:rPr>
        <w:t>7</w:t>
      </w:r>
      <w:r>
        <w:rPr>
          <w:rFonts w:ascii="Constantia (Body)" w:hAnsi="Constantia (Body)" w:cs="Constantia (Body)"/>
        </w:rPr>
        <w:fldChar w:fldCharType="end"/>
      </w:r>
      <w:r>
        <w:rPr>
          <w:rFonts w:ascii="Constantia (Body)" w:hAnsi="Constantia (Body)" w:cs="Constantia (Body)"/>
        </w:rPr>
        <w:t xml:space="preserve"> correlation matrix</w:t>
      </w:r>
    </w:p>
    <w:p w14:paraId="2B36402C" w14:textId="2C4F2881" w:rsidR="008921CD" w:rsidRDefault="00000000">
      <w:pPr>
        <w:rPr>
          <w:rFonts w:ascii="Constantia (Body)" w:hAnsi="Constantia (Body)" w:cs="Constantia (Body)" w:hint="eastAsia"/>
          <w:color w:val="000000"/>
          <w:sz w:val="22"/>
          <w:szCs w:val="22"/>
        </w:rPr>
      </w:pPr>
      <w:r>
        <w:rPr>
          <w:rFonts w:ascii="Constantia (Body)" w:hAnsi="Constantia (Body)" w:cs="Constantia (Body)"/>
          <w:color w:val="000000"/>
          <w:sz w:val="22"/>
          <w:szCs w:val="22"/>
        </w:rPr>
        <w:t xml:space="preserve">All data </w:t>
      </w:r>
      <w:ins w:id="208" w:author="jerry zhou" w:date="2022-10-31T19:04:00Z">
        <w:r w:rsidR="0001101A">
          <w:rPr>
            <w:rFonts w:ascii="Constantia (Body)" w:hAnsi="Constantia (Body)" w:cs="Constantia (Body)" w:hint="eastAsia"/>
            <w:color w:val="000000"/>
            <w:sz w:val="22"/>
            <w:szCs w:val="22"/>
          </w:rPr>
          <w:t>visualization</w:t>
        </w:r>
      </w:ins>
      <w:del w:id="209" w:author="jerry zhou" w:date="2022-10-31T19:04:00Z">
        <w:r w:rsidDel="0001101A">
          <w:rPr>
            <w:rFonts w:ascii="Constantia (Body)" w:hAnsi="Constantia (Body)" w:cs="Constantia (Body)"/>
            <w:color w:val="000000"/>
            <w:sz w:val="22"/>
            <w:szCs w:val="22"/>
          </w:rPr>
          <w:delText>visualization</w:delText>
        </w:r>
      </w:del>
      <w:r>
        <w:rPr>
          <w:rFonts w:ascii="Constantia (Body)" w:hAnsi="Constantia (Body)" w:cs="Constantia (Body)"/>
          <w:color w:val="000000"/>
          <w:sz w:val="22"/>
          <w:szCs w:val="22"/>
        </w:rPr>
        <w:t xml:space="preserve"> code is in the " </w:t>
      </w:r>
      <w:hyperlink r:id="rId19" w:tooltip="Data_Visualisation.ipynb" w:history="1">
        <w:proofErr w:type="spellStart"/>
        <w:r>
          <w:rPr>
            <w:rFonts w:ascii="Constantia (Body)" w:hAnsi="Constantia (Body)" w:cs="Constantia (Body)"/>
            <w:color w:val="000000"/>
            <w:sz w:val="22"/>
            <w:szCs w:val="22"/>
          </w:rPr>
          <w:t>Data_Vi</w:t>
        </w:r>
        <w:r>
          <w:rPr>
            <w:rFonts w:ascii="Constantia (Body)" w:hAnsi="Constantia (Body)" w:cs="Constantia (Body)"/>
            <w:color w:val="000000"/>
            <w:sz w:val="22"/>
            <w:szCs w:val="22"/>
          </w:rPr>
          <w:t>s</w:t>
        </w:r>
        <w:r>
          <w:rPr>
            <w:rFonts w:ascii="Constantia (Body)" w:hAnsi="Constantia (Body)" w:cs="Constantia (Body)"/>
            <w:color w:val="000000"/>
            <w:sz w:val="22"/>
            <w:szCs w:val="22"/>
          </w:rPr>
          <w:t>ualisation.ipynb</w:t>
        </w:r>
        <w:proofErr w:type="spellEnd"/>
      </w:hyperlink>
      <w:r>
        <w:rPr>
          <w:rFonts w:ascii="Constantia (Body)" w:hAnsi="Constantia (Body)" w:cs="Constantia (Body)"/>
          <w:color w:val="000000"/>
          <w:sz w:val="22"/>
          <w:szCs w:val="22"/>
        </w:rPr>
        <w:t>" file</w:t>
      </w:r>
    </w:p>
    <w:p w14:paraId="5B48A921" w14:textId="77777777" w:rsidR="008921CD" w:rsidRDefault="00000000">
      <w:pPr>
        <w:pStyle w:val="Heading2"/>
        <w:rPr>
          <w:rFonts w:ascii="Constantia (Body)" w:hAnsi="Constantia (Body)" w:cs="Constantia (Body)" w:hint="eastAsia"/>
        </w:rPr>
      </w:pPr>
      <w:r>
        <w:rPr>
          <w:rFonts w:ascii="Constantia (Body)" w:hAnsi="Constantia (Body)"/>
        </w:rPr>
        <w:t xml:space="preserve">visualization </w:t>
      </w:r>
      <w:r>
        <w:rPr>
          <w:rFonts w:ascii="Constantia (Body)" w:hAnsi="Constantia (Body)" w:cs="Constantia (Body)"/>
        </w:rPr>
        <w:t>&amp; Analysis</w:t>
      </w:r>
    </w:p>
    <w:p w14:paraId="0D8D4C54" w14:textId="77777777" w:rsidR="008921CD"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drawing>
          <wp:inline distT="0" distB="0" distL="114300" distR="114300" wp14:anchorId="450804BD" wp14:editId="5FAAADD6">
            <wp:extent cx="3987165" cy="3987165"/>
            <wp:effectExtent l="0" t="0" r="13335" b="13335"/>
            <wp:docPr id="2"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IMG_256"/>
                    <pic:cNvPicPr>
                      <a:picLocks noChangeAspect="1"/>
                    </pic:cNvPicPr>
                  </pic:nvPicPr>
                  <pic:blipFill>
                    <a:blip r:embed="rId20" cstate="print"/>
                    <a:stretch>
                      <a:fillRect/>
                    </a:stretch>
                  </pic:blipFill>
                  <pic:spPr>
                    <a:xfrm>
                      <a:off x="0" y="0"/>
                      <a:ext cx="3987165" cy="3987165"/>
                    </a:xfrm>
                    <a:prstGeom prst="rect">
                      <a:avLst/>
                    </a:prstGeom>
                    <a:noFill/>
                    <a:ln w="9525">
                      <a:noFill/>
                    </a:ln>
                  </pic:spPr>
                </pic:pic>
              </a:graphicData>
            </a:graphic>
          </wp:inline>
        </w:drawing>
      </w:r>
    </w:p>
    <w:p w14:paraId="00B5F73B" w14:textId="65D04B3B" w:rsidR="008921CD" w:rsidRDefault="00000000">
      <w:pPr>
        <w:rPr>
          <w:rFonts w:ascii="Constantia (Body)" w:eastAsia="SimSun" w:hAnsi="Constantia (Body)" w:cs="Constantia (Body)" w:hint="eastAsia"/>
        </w:rPr>
      </w:pPr>
      <w:r>
        <w:rPr>
          <w:rFonts w:ascii="Constantia (Body)" w:eastAsia="SimSun" w:hAnsi="Constantia (Body)" w:cs="Constantia (Body)"/>
        </w:rPr>
        <w:t xml:space="preserve">The above chart reveals the relationship between </w:t>
      </w:r>
      <w:ins w:id="210" w:author="jerry zhou" w:date="2022-10-31T18:44:00Z">
        <w:r w:rsidR="00065EDA">
          <w:rPr>
            <w:rFonts w:ascii="Constantia (Body)" w:eastAsia="SimSun" w:hAnsi="Constantia (Body)" w:cs="Constantia (Body)" w:hint="eastAsia"/>
          </w:rPr>
          <w:t xml:space="preserve">the </w:t>
        </w:r>
      </w:ins>
      <w:r>
        <w:rPr>
          <w:rFonts w:ascii="Constantia (Body)" w:eastAsia="SimSun" w:hAnsi="Constantia (Body)" w:cs="Constantia (Body)"/>
        </w:rPr>
        <w:t xml:space="preserve">“Unemployment rate” </w:t>
      </w:r>
      <w:ins w:id="211" w:author="jerry zhou" w:date="2022-10-31T18:44:00Z">
        <w:r w:rsidR="00065EDA">
          <w:rPr>
            <w:rFonts w:ascii="Constantia (Body)" w:eastAsia="SimSun" w:hAnsi="Constantia (Body)" w:cs="Constantia (Body)" w:hint="eastAsia"/>
          </w:rPr>
          <w:t>VS</w:t>
        </w:r>
      </w:ins>
      <w:del w:id="212" w:author="jerry zhou" w:date="2022-10-31T18:44:00Z">
        <w:r w:rsidDel="00065EDA">
          <w:rPr>
            <w:rFonts w:ascii="Constantia (Body)" w:eastAsia="SimSun" w:hAnsi="Constantia (Body)" w:cs="Constantia (Body)"/>
          </w:rPr>
          <w:delText>VS.</w:delText>
        </w:r>
      </w:del>
      <w:r>
        <w:rPr>
          <w:rFonts w:ascii="Constantia (Body)" w:eastAsia="SimSun" w:hAnsi="Constantia (Body)" w:cs="Constantia (Body)"/>
        </w:rPr>
        <w:t xml:space="preserve"> “Official Cash Rate”; Higher OCR leads to Higher interest rates could lead to </w:t>
      </w:r>
      <w:ins w:id="213" w:author="jerry zhou" w:date="2022-10-31T18:44:00Z">
        <w:r w:rsidR="00065EDA">
          <w:rPr>
            <w:rFonts w:ascii="Constantia (Body)" w:eastAsia="SimSun" w:hAnsi="Constantia (Body)" w:cs="Constantia (Body)" w:hint="eastAsia"/>
          </w:rPr>
          <w:t xml:space="preserve">a </w:t>
        </w:r>
      </w:ins>
      <w:r>
        <w:rPr>
          <w:rFonts w:ascii="Constantia (Body)" w:eastAsia="SimSun" w:hAnsi="Constantia (Body)" w:cs="Constantia (Body)"/>
        </w:rPr>
        <w:t>rise in unemployment. In the above graph we produced, for most of the timeline, the positive correlation between “Unemployment rate”</w:t>
      </w:r>
      <w:ins w:id="214" w:author="jerry zhou" w:date="2022-10-31T18:44:00Z">
        <w:r w:rsidR="00065EDA">
          <w:rPr>
            <w:rFonts w:ascii="Constantia (Body)" w:eastAsia="SimSun" w:hAnsi="Constantia (Body)" w:cs="Constantia (Body)" w:hint="eastAsia"/>
          </w:rPr>
          <w:t xml:space="preserve"> </w:t>
        </w:r>
      </w:ins>
      <w:r>
        <w:rPr>
          <w:rFonts w:ascii="Constantia (Body)" w:eastAsia="SimSun" w:hAnsi="Constantia (Body)" w:cs="Constantia (Body)"/>
        </w:rPr>
        <w:t xml:space="preserve">and “OCR” has been observed, which </w:t>
      </w:r>
      <w:r>
        <w:rPr>
          <w:rFonts w:ascii="Constantia (Body)" w:eastAsia="SimSun" w:hAnsi="Constantia (Body)" w:cs="Constantia (Body)"/>
        </w:rPr>
        <w:lastRenderedPageBreak/>
        <w:t xml:space="preserve">complies </w:t>
      </w:r>
      <w:ins w:id="215" w:author="jerry zhou" w:date="2022-10-31T18:44:00Z">
        <w:r w:rsidR="00065EDA">
          <w:rPr>
            <w:rFonts w:ascii="Constantia (Body)" w:eastAsia="SimSun" w:hAnsi="Constantia (Body)" w:cs="Constantia (Body)" w:hint="eastAsia"/>
          </w:rPr>
          <w:t>with</w:t>
        </w:r>
      </w:ins>
      <w:del w:id="216" w:author="jerry zhou" w:date="2022-10-31T18:44:00Z">
        <w:r w:rsidDel="00065EDA">
          <w:rPr>
            <w:rFonts w:ascii="Constantia (Body)" w:eastAsia="SimSun" w:hAnsi="Constantia (Body)" w:cs="Constantia (Body)"/>
          </w:rPr>
          <w:delText>to</w:delText>
        </w:r>
      </w:del>
      <w:r>
        <w:rPr>
          <w:rFonts w:ascii="Constantia (Body)" w:eastAsia="SimSun" w:hAnsi="Constantia (Body)" w:cs="Constantia (Body)"/>
        </w:rPr>
        <w:t xml:space="preserve"> the economic theory. There are exceptions</w:t>
      </w:r>
      <w:ins w:id="217" w:author="jerry zhou" w:date="2022-10-31T18:44:00Z">
        <w:r w:rsidR="00065EDA">
          <w:rPr>
            <w:rFonts w:ascii="Constantia (Body)" w:eastAsia="SimSun" w:hAnsi="Constantia (Body)" w:cs="Constantia (Body)" w:hint="eastAsia"/>
          </w:rPr>
          <w:t>,</w:t>
        </w:r>
      </w:ins>
      <w:r>
        <w:rPr>
          <w:rFonts w:ascii="Constantia (Body)" w:eastAsia="SimSun" w:hAnsi="Constantia (Body)" w:cs="Constantia (Body)"/>
        </w:rPr>
        <w:t xml:space="preserve"> like between </w:t>
      </w:r>
      <w:ins w:id="218" w:author="jerry zhou" w:date="2022-10-31T18:44:00Z">
        <w:r w:rsidR="00065EDA">
          <w:rPr>
            <w:rFonts w:ascii="Constantia (Body)" w:eastAsia="SimSun" w:hAnsi="Constantia (Body)" w:cs="Constantia (Body)" w:hint="eastAsia"/>
          </w:rPr>
          <w:t>the years</w:t>
        </w:r>
      </w:ins>
      <w:del w:id="219" w:author="jerry zhou" w:date="2022-10-31T18:44:00Z">
        <w:r w:rsidDel="00065EDA">
          <w:rPr>
            <w:rFonts w:ascii="Constantia (Body)" w:eastAsia="SimSun" w:hAnsi="Constantia (Body)" w:cs="Constantia (Body)"/>
          </w:rPr>
          <w:delText>year</w:delText>
        </w:r>
      </w:del>
      <w:r>
        <w:rPr>
          <w:rFonts w:ascii="Constantia (Body)" w:eastAsia="SimSun" w:hAnsi="Constantia (Body)" w:cs="Constantia (Body)"/>
        </w:rPr>
        <w:t xml:space="preserve"> 2003 to </w:t>
      </w:r>
      <w:ins w:id="220" w:author="jerry zhou" w:date="2022-10-31T18:44:00Z">
        <w:r w:rsidR="00065EDA">
          <w:rPr>
            <w:rFonts w:ascii="Constantia (Body)" w:eastAsia="SimSun" w:hAnsi="Constantia (Body)" w:cs="Constantia (Body)" w:hint="eastAsia"/>
          </w:rPr>
          <w:t xml:space="preserve">the </w:t>
        </w:r>
      </w:ins>
      <w:r>
        <w:rPr>
          <w:rFonts w:ascii="Constantia (Body)" w:eastAsia="SimSun" w:hAnsi="Constantia (Body)" w:cs="Constantia (Body)"/>
        </w:rPr>
        <w:t xml:space="preserve">year 2008, </w:t>
      </w:r>
      <w:ins w:id="221" w:author="jerry zhou" w:date="2022-10-31T18:44:00Z">
        <w:r w:rsidR="00065EDA">
          <w:rPr>
            <w:rFonts w:ascii="Constantia (Body)" w:eastAsia="SimSun" w:hAnsi="Constantia (Body)" w:cs="Constantia (Body)" w:hint="eastAsia"/>
          </w:rPr>
          <w:t>considering</w:t>
        </w:r>
      </w:ins>
      <w:del w:id="222" w:author="jerry zhou" w:date="2022-10-31T18:44:00Z">
        <w:r w:rsidDel="00065EDA">
          <w:rPr>
            <w:rFonts w:ascii="Constantia (Body)" w:eastAsia="SimSun" w:hAnsi="Constantia (Body)" w:cs="Constantia (Body)"/>
          </w:rPr>
          <w:delText>consider</w:delText>
        </w:r>
      </w:del>
      <w:r>
        <w:rPr>
          <w:rFonts w:ascii="Constantia (Body)" w:eastAsia="SimSun" w:hAnsi="Constantia (Body)" w:cs="Constantia (Body)"/>
        </w:rPr>
        <w:t xml:space="preserve"> New </w:t>
      </w:r>
      <w:ins w:id="223" w:author="jerry zhou" w:date="2022-10-31T18:43:00Z">
        <w:r w:rsidR="00065EDA">
          <w:rPr>
            <w:rFonts w:ascii="Constantia (Body)" w:eastAsia="SimSun" w:hAnsi="Constantia (Body)" w:cs="Constantia (Body)" w:hint="eastAsia"/>
          </w:rPr>
          <w:t>Zealand's</w:t>
        </w:r>
      </w:ins>
      <w:del w:id="224" w:author="jerry zhou" w:date="2022-10-31T18:43:00Z">
        <w:r w:rsidDel="00065EDA">
          <w:rPr>
            <w:rFonts w:ascii="Constantia (Body)" w:eastAsia="SimSun" w:hAnsi="Constantia (Body)" w:cs="Constantia (Body)"/>
          </w:rPr>
          <w:delText>Zealand</w:delText>
        </w:r>
      </w:del>
      <w:r>
        <w:rPr>
          <w:rFonts w:ascii="Constantia (Body)" w:eastAsia="SimSun" w:hAnsi="Constantia (Body)" w:cs="Constantia (Body)"/>
        </w:rPr>
        <w:t xml:space="preserve"> economy </w:t>
      </w:r>
      <w:ins w:id="225" w:author="jerry zhou" w:date="2022-10-31T18:43:00Z">
        <w:r w:rsidR="00065EDA">
          <w:rPr>
            <w:rFonts w:ascii="Constantia (Body)" w:eastAsia="SimSun" w:hAnsi="Constantia (Body)" w:cs="Constantia (Body)" w:hint="eastAsia"/>
          </w:rPr>
          <w:t>heavily relies</w:t>
        </w:r>
      </w:ins>
      <w:del w:id="226" w:author="jerry zhou" w:date="2022-10-31T18:43:00Z">
        <w:r w:rsidDel="00065EDA">
          <w:rPr>
            <w:rFonts w:ascii="Constantia (Body)" w:eastAsia="SimSun" w:hAnsi="Constantia (Body)" w:cs="Constantia (Body)"/>
          </w:rPr>
          <w:delText>is heavily rely</w:delText>
        </w:r>
      </w:del>
      <w:r>
        <w:rPr>
          <w:rFonts w:ascii="Constantia (Body)" w:eastAsia="SimSun" w:hAnsi="Constantia (Body)" w:cs="Constantia (Body)"/>
        </w:rPr>
        <w:t xml:space="preserve"> on export</w:t>
      </w:r>
      <w:ins w:id="227" w:author="jerry zhou" w:date="2022-10-31T18:43:00Z">
        <w:r w:rsidR="00065EDA">
          <w:rPr>
            <w:rFonts w:ascii="Constantia (Body)" w:eastAsia="SimSun" w:hAnsi="Constantia (Body)" w:cs="Constantia (Body)" w:hint="eastAsia"/>
          </w:rPr>
          <w:t>. Other</w:t>
        </w:r>
      </w:ins>
      <w:del w:id="228" w:author="jerry zhou" w:date="2022-10-31T18:43:00Z">
        <w:r w:rsidDel="00065EDA">
          <w:rPr>
            <w:rFonts w:ascii="Constantia (Body)" w:eastAsia="SimSun" w:hAnsi="Constantia (Body)" w:cs="Constantia (Body)"/>
          </w:rPr>
          <w:delText>, other</w:delText>
        </w:r>
      </w:del>
      <w:r>
        <w:rPr>
          <w:rFonts w:ascii="Constantia (Body)" w:eastAsia="SimSun" w:hAnsi="Constantia (Body)" w:cs="Constantia (Body)"/>
        </w:rPr>
        <w:t xml:space="preserve"> factors</w:t>
      </w:r>
      <w:ins w:id="229" w:author="jerry zhou" w:date="2022-10-31T18:43:00Z">
        <w:r w:rsidR="00065EDA">
          <w:rPr>
            <w:rFonts w:ascii="Constantia (Body)" w:eastAsia="SimSun" w:hAnsi="Constantia (Body)" w:cs="Constantia (Body)" w:hint="eastAsia"/>
          </w:rPr>
          <w:t>,</w:t>
        </w:r>
      </w:ins>
      <w:r>
        <w:rPr>
          <w:rFonts w:ascii="Constantia (Body)" w:eastAsia="SimSun" w:hAnsi="Constantia (Body)" w:cs="Constantia (Body)"/>
        </w:rPr>
        <w:t xml:space="preserve"> such as </w:t>
      </w:r>
      <w:ins w:id="230" w:author="jerry zhou" w:date="2022-10-31T18:43:00Z">
        <w:r w:rsidR="00065EDA">
          <w:rPr>
            <w:rFonts w:ascii="Constantia (Body)" w:eastAsia="SimSun" w:hAnsi="Constantia (Body)" w:cs="Constantia (Body)" w:hint="eastAsia"/>
          </w:rPr>
          <w:t xml:space="preserve">the </w:t>
        </w:r>
      </w:ins>
      <w:r>
        <w:rPr>
          <w:rFonts w:ascii="Constantia (Body)" w:eastAsia="SimSun" w:hAnsi="Constantia (Body)" w:cs="Constantia (Body)"/>
        </w:rPr>
        <w:t>“</w:t>
      </w:r>
      <w:ins w:id="231" w:author="jerry zhou" w:date="2022-10-31T18:59:00Z">
        <w:r w:rsidR="0001101A">
          <w:rPr>
            <w:rFonts w:ascii="Constantia (Body)" w:eastAsia="SimSun" w:hAnsi="Constantia (Body)" w:cs="Constantia (Body)" w:hint="eastAsia"/>
          </w:rPr>
          <w:t>N.Z.</w:t>
        </w:r>
      </w:ins>
      <w:del w:id="232" w:author="jerry zhou" w:date="2022-10-31T18:59:00Z">
        <w:r w:rsidDel="0001101A">
          <w:rPr>
            <w:rFonts w:ascii="Constantia (Body)" w:eastAsia="SimSun" w:hAnsi="Constantia (Body)" w:cs="Constantia (Body)"/>
          </w:rPr>
          <w:delText>NZ</w:delText>
        </w:r>
      </w:del>
      <w:r>
        <w:rPr>
          <w:rFonts w:ascii="Constantia (Body)" w:eastAsia="SimSun" w:hAnsi="Constantia (Body)" w:cs="Constantia (Body)"/>
        </w:rPr>
        <w:t xml:space="preserve"> dollar </w:t>
      </w:r>
      <w:ins w:id="233" w:author="jerry zhou" w:date="2022-10-31T18:43:00Z">
        <w:r w:rsidR="00065EDA">
          <w:rPr>
            <w:rFonts w:ascii="Constantia (Body)" w:eastAsia="SimSun" w:hAnsi="Constantia (Body)" w:cs="Constantia (Body)" w:hint="eastAsia"/>
          </w:rPr>
          <w:t>VS</w:t>
        </w:r>
      </w:ins>
      <w:del w:id="234" w:author="jerry zhou" w:date="2022-10-31T18:43:00Z">
        <w:r w:rsidDel="00065EDA">
          <w:rPr>
            <w:rFonts w:ascii="Constantia (Body)" w:eastAsia="SimSun" w:hAnsi="Constantia (Body)" w:cs="Constantia (Body)"/>
          </w:rPr>
          <w:delText>VS.</w:delText>
        </w:r>
      </w:del>
      <w:r>
        <w:rPr>
          <w:rFonts w:ascii="Constantia (Body)" w:eastAsia="SimSun" w:hAnsi="Constantia (Body)" w:cs="Constantia (Body)"/>
        </w:rPr>
        <w:t xml:space="preserve"> US dollar exchange rate”</w:t>
      </w:r>
      <w:ins w:id="235" w:author="jerry zhou" w:date="2022-10-31T18:43:00Z">
        <w:r w:rsidR="00065EDA">
          <w:rPr>
            <w:rFonts w:ascii="Constantia (Body)" w:eastAsia="SimSun" w:hAnsi="Constantia (Body)" w:cs="Constantia (Body)" w:hint="eastAsia"/>
          </w:rPr>
          <w:t>,</w:t>
        </w:r>
      </w:ins>
      <w:r>
        <w:rPr>
          <w:rFonts w:ascii="Constantia (Body)" w:eastAsia="SimSun" w:hAnsi="Constantia (Body)" w:cs="Constantia (Body)"/>
        </w:rPr>
        <w:t xml:space="preserve"> </w:t>
      </w:r>
      <w:del w:id="236" w:author="jerry zhou" w:date="2022-10-31T18:43:00Z">
        <w:r w:rsidDel="00065EDA">
          <w:rPr>
            <w:rFonts w:ascii="Constantia (Body)" w:eastAsia="SimSun" w:hAnsi="Constantia (Body)" w:cs="Constantia (Body)"/>
          </w:rPr>
          <w:delText xml:space="preserve">which </w:delText>
        </w:r>
      </w:del>
      <w:r>
        <w:rPr>
          <w:rFonts w:ascii="Constantia (Body)" w:eastAsia="SimSun" w:hAnsi="Constantia (Body)" w:cs="Constantia (Body)"/>
        </w:rPr>
        <w:t>may influence the export business</w:t>
      </w:r>
      <w:ins w:id="237" w:author="jerry zhou" w:date="2022-10-31T18:43:00Z">
        <w:r w:rsidR="00065EDA">
          <w:rPr>
            <w:rFonts w:ascii="Constantia (Body)" w:eastAsia="SimSun" w:hAnsi="Constantia (Body)" w:cs="Constantia (Body)" w:hint="eastAsia"/>
          </w:rPr>
          <w:t>,</w:t>
        </w:r>
      </w:ins>
      <w:r>
        <w:rPr>
          <w:rFonts w:ascii="Constantia (Body)" w:eastAsia="SimSun" w:hAnsi="Constantia (Body)" w:cs="Constantia (Body)"/>
        </w:rPr>
        <w:t xml:space="preserve"> </w:t>
      </w:r>
      <w:ins w:id="238" w:author="jerry zhou" w:date="2022-10-31T18:43:00Z">
        <w:r w:rsidR="00065EDA">
          <w:rPr>
            <w:rFonts w:ascii="Constantia (Body)" w:eastAsia="SimSun" w:hAnsi="Constantia (Body)" w:cs="Constantia (Body)" w:hint="eastAsia"/>
          </w:rPr>
          <w:t>which</w:t>
        </w:r>
      </w:ins>
      <w:del w:id="239" w:author="jerry zhou" w:date="2022-10-31T18:43:00Z">
        <w:r w:rsidDel="00065EDA">
          <w:rPr>
            <w:rFonts w:ascii="Constantia (Body)" w:eastAsia="SimSun" w:hAnsi="Constantia (Body)" w:cs="Constantia (Body)"/>
          </w:rPr>
          <w:delText>that</w:delText>
        </w:r>
      </w:del>
      <w:r>
        <w:rPr>
          <w:rFonts w:ascii="Constantia (Body)" w:eastAsia="SimSun" w:hAnsi="Constantia (Body)" w:cs="Constantia (Body)"/>
        </w:rPr>
        <w:t xml:space="preserve"> can be used to explain this phenomenon. </w:t>
      </w:r>
    </w:p>
    <w:p w14:paraId="5FDA3533" w14:textId="77777777" w:rsidR="008921CD"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drawing>
          <wp:inline distT="0" distB="0" distL="114300" distR="114300" wp14:anchorId="31DBC927" wp14:editId="57C0B1E9">
            <wp:extent cx="3952240" cy="3952240"/>
            <wp:effectExtent l="0" t="0" r="10160" b="10160"/>
            <wp:docPr id="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IMG_256"/>
                    <pic:cNvPicPr>
                      <a:picLocks noChangeAspect="1"/>
                    </pic:cNvPicPr>
                  </pic:nvPicPr>
                  <pic:blipFill>
                    <a:blip r:embed="rId21" cstate="print"/>
                    <a:stretch>
                      <a:fillRect/>
                    </a:stretch>
                  </pic:blipFill>
                  <pic:spPr>
                    <a:xfrm>
                      <a:off x="0" y="0"/>
                      <a:ext cx="3952240" cy="3952240"/>
                    </a:xfrm>
                    <a:prstGeom prst="rect">
                      <a:avLst/>
                    </a:prstGeom>
                    <a:noFill/>
                    <a:ln w="9525">
                      <a:noFill/>
                    </a:ln>
                  </pic:spPr>
                </pic:pic>
              </a:graphicData>
            </a:graphic>
          </wp:inline>
        </w:drawing>
      </w:r>
    </w:p>
    <w:p w14:paraId="5137CA28" w14:textId="57DAB715" w:rsidR="008921CD" w:rsidRDefault="00000000">
      <w:pPr>
        <w:rPr>
          <w:rFonts w:ascii="Constantia (Body)" w:eastAsia="SimSun" w:hAnsi="Constantia (Body)" w:cs="Constantia (Body)" w:hint="eastAsia"/>
          <w:lang w:eastAsia="zh-CN"/>
        </w:rPr>
      </w:pPr>
      <w:r>
        <w:rPr>
          <w:rFonts w:ascii="Constantia (Body)" w:eastAsia="SimSun" w:hAnsi="Constantia (Body)" w:cs="Constantia (Body)"/>
        </w:rPr>
        <w:t xml:space="preserve">We have plotted </w:t>
      </w:r>
      <w:ins w:id="240" w:author="jerry zhou" w:date="2022-10-31T18:42:00Z">
        <w:r w:rsidR="00065EDA">
          <w:rPr>
            <w:rFonts w:ascii="Constantia (Body)" w:eastAsia="SimSun" w:hAnsi="Constantia (Body)" w:cs="Constantia (Body)" w:hint="eastAsia"/>
          </w:rPr>
          <w:t xml:space="preserve">the </w:t>
        </w:r>
      </w:ins>
      <w:r>
        <w:rPr>
          <w:rFonts w:ascii="Constantia (Body)" w:eastAsia="SimSun" w:hAnsi="Constantia (Body)" w:cs="Constantia (Body)"/>
        </w:rPr>
        <w:t>“</w:t>
      </w:r>
      <w:ins w:id="241" w:author="jerry zhou" w:date="2022-10-31T18:59:00Z">
        <w:r w:rsidR="0001101A">
          <w:rPr>
            <w:rFonts w:ascii="Constantia (Body)" w:eastAsia="SimSun" w:hAnsi="Constantia (Body)" w:cs="Constantia (Body)" w:hint="eastAsia"/>
            <w:lang w:eastAsia="zh-CN"/>
          </w:rPr>
          <w:t>N.Z.</w:t>
        </w:r>
      </w:ins>
      <w:del w:id="242" w:author="jerry zhou" w:date="2022-10-31T18:59:00Z">
        <w:r w:rsidDel="0001101A">
          <w:rPr>
            <w:rFonts w:ascii="Constantia (Body)" w:eastAsia="SimSun" w:hAnsi="Constantia (Body)" w:cs="Constantia (Body)"/>
            <w:lang w:eastAsia="zh-CN"/>
          </w:rPr>
          <w:delText>NZ</w:delText>
        </w:r>
      </w:del>
      <w:r>
        <w:rPr>
          <w:rFonts w:ascii="Constantia (Body)" w:eastAsia="SimSun" w:hAnsi="Constantia (Body)" w:cs="Constantia (Body)"/>
          <w:lang w:eastAsia="zh-CN"/>
        </w:rPr>
        <w:t xml:space="preserve"> dollar </w:t>
      </w:r>
      <w:ins w:id="243" w:author="jerry zhou" w:date="2022-10-31T18:42:00Z">
        <w:r w:rsidR="00065EDA">
          <w:rPr>
            <w:rFonts w:ascii="Constantia (Body)" w:eastAsia="SimSun" w:hAnsi="Constantia (Body)" w:cs="Constantia (Body)" w:hint="eastAsia"/>
            <w:lang w:eastAsia="zh-CN"/>
          </w:rPr>
          <w:t>VS</w:t>
        </w:r>
      </w:ins>
      <w:del w:id="244" w:author="jerry zhou" w:date="2022-10-31T18:42:00Z">
        <w:r w:rsidDel="00065EDA">
          <w:rPr>
            <w:rFonts w:ascii="Constantia (Body)" w:eastAsia="SimSun" w:hAnsi="Constantia (Body)" w:cs="Constantia (Body)"/>
            <w:lang w:eastAsia="zh-CN"/>
          </w:rPr>
          <w:delText>VS.</w:delText>
        </w:r>
      </w:del>
      <w:r>
        <w:rPr>
          <w:rFonts w:ascii="Constantia (Body)" w:eastAsia="SimSun" w:hAnsi="Constantia (Body)" w:cs="Constantia (Body)"/>
          <w:lang w:eastAsia="zh-CN"/>
        </w:rPr>
        <w:t xml:space="preserve"> US dollar exchange rate” against “Tourism counts”. It seems in the last three years, the exchange rate has been relatively stable</w:t>
      </w:r>
      <w:ins w:id="245" w:author="jerry zhou" w:date="2022-10-31T18:42:00Z">
        <w:r w:rsidR="00065EDA">
          <w:rPr>
            <w:rFonts w:ascii="Constantia (Body)" w:eastAsia="SimSun" w:hAnsi="Constantia (Body)" w:cs="Constantia (Body)" w:hint="eastAsia"/>
            <w:lang w:eastAsia="zh-CN"/>
          </w:rPr>
          <w:t>,</w:t>
        </w:r>
      </w:ins>
      <w:r>
        <w:rPr>
          <w:rFonts w:ascii="Constantia (Body)" w:eastAsia="SimSun" w:hAnsi="Constantia (Body)" w:cs="Constantia (Body)"/>
          <w:lang w:eastAsia="zh-CN"/>
        </w:rPr>
        <w:t xml:space="preserve"> and tourism counts are slowly increasing. Right up until </w:t>
      </w:r>
      <w:ins w:id="246" w:author="jerry zhou" w:date="2022-10-31T18:42:00Z">
        <w:r w:rsidR="00065EDA">
          <w:rPr>
            <w:rFonts w:ascii="Constantia (Body)" w:eastAsia="SimSun" w:hAnsi="Constantia (Body)" w:cs="Constantia (Body)" w:hint="eastAsia"/>
            <w:lang w:eastAsia="zh-CN"/>
          </w:rPr>
          <w:t xml:space="preserve">the </w:t>
        </w:r>
      </w:ins>
      <w:r>
        <w:rPr>
          <w:rFonts w:ascii="Constantia (Body)" w:eastAsia="SimSun" w:hAnsi="Constantia (Body)" w:cs="Constantia (Body)"/>
          <w:lang w:eastAsia="zh-CN"/>
        </w:rPr>
        <w:t xml:space="preserve">beginning of </w:t>
      </w:r>
      <w:ins w:id="247" w:author="jerry zhou" w:date="2022-10-31T18:42:00Z">
        <w:r w:rsidR="00065EDA">
          <w:rPr>
            <w:rFonts w:ascii="Constantia (Body)" w:eastAsia="SimSun" w:hAnsi="Constantia (Body)" w:cs="Constantia (Body)" w:hint="eastAsia"/>
            <w:lang w:eastAsia="zh-CN"/>
          </w:rPr>
          <w:t xml:space="preserve">the </w:t>
        </w:r>
      </w:ins>
      <w:r>
        <w:rPr>
          <w:rFonts w:ascii="Constantia (Body)" w:eastAsia="SimSun" w:hAnsi="Constantia (Body)" w:cs="Constantia (Body)"/>
          <w:lang w:eastAsia="zh-CN"/>
        </w:rPr>
        <w:t>year 2020</w:t>
      </w:r>
      <w:ins w:id="248" w:author="jerry zhou" w:date="2022-10-31T18:42:00Z">
        <w:r w:rsidR="00065EDA">
          <w:rPr>
            <w:rFonts w:ascii="Constantia (Body)" w:eastAsia="SimSun" w:hAnsi="Constantia (Body)" w:cs="Constantia (Body)" w:hint="eastAsia"/>
            <w:lang w:eastAsia="zh-CN"/>
          </w:rPr>
          <w:t>,</w:t>
        </w:r>
      </w:ins>
      <w:r>
        <w:rPr>
          <w:rFonts w:ascii="Constantia (Body)" w:eastAsia="SimSun" w:hAnsi="Constantia (Body)" w:cs="Constantia (Body)"/>
          <w:lang w:eastAsia="zh-CN"/>
        </w:rPr>
        <w:t xml:space="preserve"> when </w:t>
      </w:r>
      <w:ins w:id="249" w:author="jerry zhou" w:date="2022-10-31T18:42:00Z">
        <w:r w:rsidR="00065EDA">
          <w:rPr>
            <w:rFonts w:ascii="Constantia (Body)" w:eastAsia="SimSun" w:hAnsi="Constantia (Body)" w:cs="Constantia (Body)" w:hint="eastAsia"/>
            <w:lang w:eastAsia="zh-CN"/>
          </w:rPr>
          <w:t xml:space="preserve">the </w:t>
        </w:r>
      </w:ins>
      <w:r>
        <w:rPr>
          <w:rFonts w:ascii="Constantia (Body)" w:eastAsia="SimSun" w:hAnsi="Constantia (Body)" w:cs="Constantia (Body)"/>
          <w:lang w:eastAsia="zh-CN"/>
        </w:rPr>
        <w:t>COVID-19 pandemic breaks up</w:t>
      </w:r>
      <w:del w:id="250" w:author="jerry zhou" w:date="2022-10-31T18:42:00Z">
        <w:r w:rsidDel="00065EDA">
          <w:rPr>
            <w:rFonts w:ascii="Constantia (Body)" w:eastAsia="SimSun" w:hAnsi="Constantia (Body)" w:cs="Constantia (Body)"/>
            <w:lang w:eastAsia="zh-CN"/>
          </w:rPr>
          <w:delText>,</w:delText>
        </w:r>
      </w:del>
      <w:r>
        <w:rPr>
          <w:rFonts w:ascii="Constantia (Body)" w:eastAsia="SimSun" w:hAnsi="Constantia (Body)" w:cs="Constantia (Body)"/>
          <w:lang w:eastAsia="zh-CN"/>
        </w:rPr>
        <w:t xml:space="preserve"> due to the COVID-19 lockdown, we </w:t>
      </w:r>
      <w:del w:id="251" w:author="jerry zhou" w:date="2022-10-31T18:42:00Z">
        <w:r w:rsidDel="00065EDA">
          <w:rPr>
            <w:rFonts w:ascii="Constantia (Body)" w:eastAsia="SimSun" w:hAnsi="Constantia (Body)" w:cs="Constantia (Body)"/>
            <w:lang w:eastAsia="zh-CN"/>
          </w:rPr>
          <w:delText xml:space="preserve">have </w:delText>
        </w:r>
      </w:del>
      <w:r>
        <w:rPr>
          <w:rFonts w:ascii="Constantia (Body)" w:eastAsia="SimSun" w:hAnsi="Constantia (Body)" w:cs="Constantia (Body)"/>
          <w:lang w:eastAsia="zh-CN"/>
        </w:rPr>
        <w:t>observe</w:t>
      </w:r>
      <w:del w:id="252" w:author="jerry zhou" w:date="2022-10-31T18:42:00Z">
        <w:r w:rsidDel="00065EDA">
          <w:rPr>
            <w:rFonts w:ascii="Constantia (Body)" w:eastAsia="SimSun" w:hAnsi="Constantia (Body)" w:cs="Constantia (Body)"/>
            <w:lang w:eastAsia="zh-CN"/>
          </w:rPr>
          <w:delText>d</w:delText>
        </w:r>
      </w:del>
      <w:r>
        <w:rPr>
          <w:rFonts w:ascii="Constantia (Body)" w:eastAsia="SimSun" w:hAnsi="Constantia (Body)" w:cs="Constantia (Body)"/>
          <w:lang w:eastAsia="zh-CN"/>
        </w:rPr>
        <w:t xml:space="preserve"> a sudden drop </w:t>
      </w:r>
      <w:ins w:id="253" w:author="jerry zhou" w:date="2022-10-31T18:41:00Z">
        <w:r w:rsidR="00065EDA">
          <w:rPr>
            <w:rFonts w:ascii="Constantia (Body)" w:eastAsia="SimSun" w:hAnsi="Constantia (Body)" w:cs="Constantia (Body)" w:hint="eastAsia"/>
            <w:lang w:eastAsia="zh-CN"/>
          </w:rPr>
          <w:t>in</w:t>
        </w:r>
      </w:ins>
      <w:del w:id="254" w:author="jerry zhou" w:date="2022-10-31T18:41:00Z">
        <w:r w:rsidDel="00065EDA">
          <w:rPr>
            <w:rFonts w:ascii="Constantia (Body)" w:eastAsia="SimSun" w:hAnsi="Constantia (Body)" w:cs="Constantia (Body)"/>
            <w:lang w:eastAsia="zh-CN"/>
          </w:rPr>
          <w:delText>of</w:delText>
        </w:r>
      </w:del>
      <w:r>
        <w:rPr>
          <w:rFonts w:ascii="Constantia (Body)" w:eastAsia="SimSun" w:hAnsi="Constantia (Body)" w:cs="Constantia (Body)"/>
          <w:lang w:eastAsia="zh-CN"/>
        </w:rPr>
        <w:t xml:space="preserve"> </w:t>
      </w:r>
      <w:del w:id="255" w:author="jerry zhou" w:date="2022-10-31T18:41:00Z">
        <w:r w:rsidDel="00065EDA">
          <w:rPr>
            <w:rFonts w:ascii="Constantia (Body)" w:eastAsia="SimSun" w:hAnsi="Constantia (Body)" w:cs="Constantia (Body)"/>
            <w:lang w:eastAsia="zh-CN"/>
          </w:rPr>
          <w:delText xml:space="preserve">the </w:delText>
        </w:r>
      </w:del>
      <w:r>
        <w:rPr>
          <w:rFonts w:ascii="Constantia (Body)" w:eastAsia="SimSun" w:hAnsi="Constantia (Body)" w:cs="Constantia (Body)"/>
          <w:lang w:eastAsia="zh-CN"/>
        </w:rPr>
        <w:t xml:space="preserve">tourism visits. </w:t>
      </w:r>
    </w:p>
    <w:p w14:paraId="645343A9" w14:textId="77777777" w:rsidR="008921CD" w:rsidRDefault="008921CD">
      <w:pPr>
        <w:rPr>
          <w:rFonts w:ascii="Constantia (Body)" w:eastAsia="SimSun" w:hAnsi="Constantia (Body)" w:cs="Constantia (Body)" w:hint="eastAsia"/>
          <w:sz w:val="24"/>
          <w:szCs w:val="24"/>
        </w:rPr>
      </w:pPr>
    </w:p>
    <w:p w14:paraId="69579025" w14:textId="77777777" w:rsidR="008921CD"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16762232" wp14:editId="4D0A96E1">
            <wp:extent cx="3956050" cy="3956050"/>
            <wp:effectExtent l="0" t="0" r="6350" b="6350"/>
            <wp:docPr id="1"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6" descr="IMG_256"/>
                    <pic:cNvPicPr>
                      <a:picLocks noChangeAspect="1"/>
                    </pic:cNvPicPr>
                  </pic:nvPicPr>
                  <pic:blipFill>
                    <a:blip r:embed="rId22" cstate="print"/>
                    <a:stretch>
                      <a:fillRect/>
                    </a:stretch>
                  </pic:blipFill>
                  <pic:spPr>
                    <a:xfrm>
                      <a:off x="0" y="0"/>
                      <a:ext cx="3956050" cy="3956050"/>
                    </a:xfrm>
                    <a:prstGeom prst="rect">
                      <a:avLst/>
                    </a:prstGeom>
                    <a:noFill/>
                    <a:ln w="9525">
                      <a:noFill/>
                    </a:ln>
                  </pic:spPr>
                </pic:pic>
              </a:graphicData>
            </a:graphic>
          </wp:inline>
        </w:drawing>
      </w:r>
    </w:p>
    <w:p w14:paraId="5F41CEE8" w14:textId="7F59E334" w:rsidR="008921CD" w:rsidRDefault="00065EDA">
      <w:pPr>
        <w:rPr>
          <w:rFonts w:ascii="Constantia (Body)" w:eastAsia="SimSun" w:hAnsi="Constantia (Body)" w:cs="Constantia (Body)" w:hint="eastAsia"/>
          <w:lang w:eastAsia="zh-CN"/>
        </w:rPr>
      </w:pPr>
      <w:ins w:id="256" w:author="jerry zhou" w:date="2022-10-31T18:41:00Z">
        <w:r>
          <w:rPr>
            <w:rFonts w:ascii="Constantia (Body)" w:eastAsia="SimSun" w:hAnsi="Constantia (Body)" w:cs="Constantia (Body)" w:hint="eastAsia"/>
          </w:rPr>
          <w:t>The monetary</w:t>
        </w:r>
      </w:ins>
      <w:del w:id="257" w:author="jerry zhou" w:date="2022-10-31T18:41:00Z">
        <w:r w:rsidR="00000000" w:rsidDel="00065EDA">
          <w:rPr>
            <w:rFonts w:ascii="Constantia (Body)" w:eastAsia="SimSun" w:hAnsi="Constantia (Body)" w:cs="Constantia (Body)"/>
          </w:rPr>
          <w:delText>Monetary</w:delText>
        </w:r>
      </w:del>
      <w:r w:rsidR="00000000">
        <w:rPr>
          <w:rFonts w:ascii="Constantia (Body)" w:eastAsia="SimSun" w:hAnsi="Constantia (Body)" w:cs="Constantia (Body)"/>
        </w:rPr>
        <w:t xml:space="preserve"> Policy Committee (MPC) of New Zealand sets the interest rate set, which </w:t>
      </w:r>
      <w:ins w:id="258" w:author="jerry zhou" w:date="2022-10-31T18:41:00Z">
        <w:r>
          <w:rPr>
            <w:rFonts w:ascii="Constantia (Body)" w:eastAsia="SimSun" w:hAnsi="Constantia (Body)" w:cs="Constantia (Body)" w:hint="eastAsia"/>
          </w:rPr>
          <w:t xml:space="preserve">is </w:t>
        </w:r>
      </w:ins>
      <w:r w:rsidR="00000000">
        <w:rPr>
          <w:rFonts w:ascii="Constantia (Body)" w:eastAsia="SimSun" w:hAnsi="Constantia (Body)" w:cs="Constantia (Body)"/>
        </w:rPr>
        <w:t xml:space="preserve">also named </w:t>
      </w:r>
      <w:ins w:id="259" w:author="jerry zhou" w:date="2022-10-31T18:41:00Z">
        <w:r>
          <w:rPr>
            <w:rFonts w:ascii="Constantia (Body)" w:eastAsia="SimSun" w:hAnsi="Constantia (Body)" w:cs="Constantia (Body)" w:hint="eastAsia"/>
          </w:rPr>
          <w:t xml:space="preserve">the </w:t>
        </w:r>
      </w:ins>
      <w:r w:rsidR="00000000">
        <w:rPr>
          <w:rFonts w:ascii="Constantia (Body)" w:eastAsia="SimSun" w:hAnsi="Constantia (Body)" w:cs="Constantia (Body)"/>
        </w:rPr>
        <w:t xml:space="preserve">official cash rate (OCR), which affects the costs of borrowing and saving. </w:t>
      </w:r>
      <w:r w:rsidR="00000000">
        <w:rPr>
          <w:rFonts w:ascii="Constantia (Body)" w:eastAsia="SimSun" w:hAnsi="Constantia (Body)" w:cs="Constantia (Body)"/>
          <w:lang w:eastAsia="zh-CN"/>
        </w:rPr>
        <w:t>Interest rates t</w:t>
      </w:r>
      <w:ins w:id="260" w:author="jerry zhou" w:date="2022-10-31T18:40:00Z">
        <w:r>
          <w:rPr>
            <w:rFonts w:ascii="Constantia (Body)" w:eastAsia="SimSun" w:hAnsi="Constantia (Body)" w:cs="Constantia (Body)"/>
            <w:lang w:eastAsia="zh-CN"/>
          </w:rPr>
          <w:t>r</w:t>
        </w:r>
      </w:ins>
      <w:r w:rsidR="00000000">
        <w:rPr>
          <w:rFonts w:ascii="Constantia (Body)" w:eastAsia="SimSun" w:hAnsi="Constantia (Body)" w:cs="Constantia (Body)"/>
          <w:lang w:eastAsia="zh-CN"/>
        </w:rPr>
        <w:t xml:space="preserve">ends to </w:t>
      </w:r>
      <w:proofErr w:type="gramStart"/>
      <w:r w:rsidR="00000000">
        <w:rPr>
          <w:rFonts w:ascii="Constantia (Body)" w:eastAsia="SimSun" w:hAnsi="Constantia (Body)" w:cs="Constantia (Body)"/>
          <w:lang w:eastAsia="zh-CN"/>
        </w:rPr>
        <w:t>lag behind</w:t>
      </w:r>
      <w:proofErr w:type="gramEnd"/>
      <w:r w:rsidR="00000000">
        <w:rPr>
          <w:rFonts w:ascii="Constantia (Body)" w:eastAsia="SimSun" w:hAnsi="Constantia (Body)" w:cs="Constantia (Body)"/>
          <w:lang w:eastAsia="zh-CN"/>
        </w:rPr>
        <w:t xml:space="preserve"> inflation trends but </w:t>
      </w:r>
      <w:del w:id="261" w:author="jerry zhou" w:date="2022-10-31T18:40:00Z">
        <w:r w:rsidR="00000000" w:rsidDel="00065EDA">
          <w:rPr>
            <w:rFonts w:ascii="Constantia (Body)" w:eastAsia="SimSun" w:hAnsi="Constantia (Body)" w:cs="Constantia (Body)"/>
            <w:lang w:eastAsia="zh-CN"/>
          </w:rPr>
          <w:delText xml:space="preserve">to </w:delText>
        </w:r>
      </w:del>
      <w:r w:rsidR="00000000">
        <w:rPr>
          <w:rFonts w:ascii="Constantia (Body)" w:eastAsia="SimSun" w:hAnsi="Constantia (Body)" w:cs="Constantia (Body)"/>
          <w:lang w:eastAsia="zh-CN"/>
        </w:rPr>
        <w:t xml:space="preserve">move in the same direction, as interest rates </w:t>
      </w:r>
      <w:ins w:id="262" w:author="jerry zhou" w:date="2022-10-31T18:40:00Z">
        <w:r>
          <w:rPr>
            <w:rFonts w:ascii="Constantia (Body)" w:eastAsia="SimSun" w:hAnsi="Constantia (Body)" w:cs="Constantia (Body)" w:hint="eastAsia"/>
            <w:lang w:eastAsia="zh-CN"/>
          </w:rPr>
          <w:t>are</w:t>
        </w:r>
      </w:ins>
      <w:del w:id="263" w:author="jerry zhou" w:date="2022-10-31T18:40:00Z">
        <w:r w:rsidR="00000000" w:rsidDel="00065EDA">
          <w:rPr>
            <w:rFonts w:ascii="Constantia (Body)" w:eastAsia="SimSun" w:hAnsi="Constantia (Body)" w:cs="Constantia (Body)"/>
            <w:lang w:eastAsia="zh-CN"/>
          </w:rPr>
          <w:delText>is</w:delText>
        </w:r>
      </w:del>
      <w:r w:rsidR="00000000">
        <w:rPr>
          <w:rFonts w:ascii="Constantia (Body)" w:eastAsia="SimSun" w:hAnsi="Constantia (Body)" w:cs="Constantia (Body)"/>
          <w:lang w:eastAsia="zh-CN"/>
        </w:rPr>
        <w:t xml:space="preserve"> the primary tool used by central banks to manage inflation. </w:t>
      </w:r>
      <w:r w:rsidR="00000000">
        <w:rPr>
          <w:rFonts w:ascii="Constantia (Body)" w:eastAsia="SimSun" w:hAnsi="Constantia (Body)" w:cs="Constantia (Body)"/>
        </w:rPr>
        <w:t xml:space="preserve">Such </w:t>
      </w:r>
      <w:ins w:id="264" w:author="jerry zhou" w:date="2022-10-31T18:40:00Z">
        <w:r>
          <w:rPr>
            <w:rFonts w:ascii="Constantia (Body)" w:eastAsia="SimSun" w:hAnsi="Constantia (Body)" w:cs="Constantia (Body)" w:hint="eastAsia"/>
          </w:rPr>
          <w:t xml:space="preserve">a </w:t>
        </w:r>
      </w:ins>
      <w:r w:rsidR="00000000">
        <w:rPr>
          <w:rFonts w:ascii="Constantia (Body)" w:eastAsia="SimSun" w:hAnsi="Constantia (Body)" w:cs="Constantia (Body)"/>
        </w:rPr>
        <w:t xml:space="preserve">positive but delayed correlation between “OCR” and “CPI” has been observed from </w:t>
      </w:r>
      <w:ins w:id="265" w:author="jerry zhou" w:date="2022-10-31T18:40:00Z">
        <w:r>
          <w:rPr>
            <w:rFonts w:ascii="Constantia (Body)" w:eastAsia="SimSun" w:hAnsi="Constantia (Body)" w:cs="Constantia (Body)" w:hint="eastAsia"/>
          </w:rPr>
          <w:t xml:space="preserve">the </w:t>
        </w:r>
      </w:ins>
      <w:r w:rsidR="00000000">
        <w:rPr>
          <w:rFonts w:ascii="Constantia (Body)" w:eastAsia="SimSun" w:hAnsi="Constantia (Body)" w:cs="Constantia (Body)"/>
        </w:rPr>
        <w:t xml:space="preserve">above plot, which proves the effectiveness of the New Zealand monetary policy. </w:t>
      </w:r>
    </w:p>
    <w:p w14:paraId="7AAB7098" w14:textId="77777777" w:rsidR="008921CD" w:rsidRDefault="008921CD">
      <w:pPr>
        <w:rPr>
          <w:rFonts w:ascii="Constantia (Body)" w:eastAsia="SimSun" w:hAnsi="Constantia (Body)" w:cs="Constantia (Body)" w:hint="eastAsia"/>
          <w:sz w:val="24"/>
          <w:szCs w:val="24"/>
        </w:rPr>
      </w:pPr>
    </w:p>
    <w:p w14:paraId="1E0B8104" w14:textId="77777777" w:rsidR="008921CD"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2A4B10DA" wp14:editId="1CD2503E">
            <wp:extent cx="4260215" cy="4260215"/>
            <wp:effectExtent l="0" t="0" r="6985" b="6985"/>
            <wp:docPr id="5"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descr="IMG_256"/>
                    <pic:cNvPicPr>
                      <a:picLocks noChangeAspect="1"/>
                    </pic:cNvPicPr>
                  </pic:nvPicPr>
                  <pic:blipFill>
                    <a:blip r:embed="rId23" cstate="print"/>
                    <a:stretch>
                      <a:fillRect/>
                    </a:stretch>
                  </pic:blipFill>
                  <pic:spPr>
                    <a:xfrm>
                      <a:off x="0" y="0"/>
                      <a:ext cx="4260215" cy="4260215"/>
                    </a:xfrm>
                    <a:prstGeom prst="rect">
                      <a:avLst/>
                    </a:prstGeom>
                    <a:noFill/>
                    <a:ln w="9525">
                      <a:noFill/>
                    </a:ln>
                  </pic:spPr>
                </pic:pic>
              </a:graphicData>
            </a:graphic>
          </wp:inline>
        </w:drawing>
      </w:r>
    </w:p>
    <w:p w14:paraId="3A612B6E" w14:textId="11C66F78" w:rsidR="008921CD" w:rsidRDefault="00000000">
      <w:pPr>
        <w:rPr>
          <w:rFonts w:ascii="Constantia (Body)" w:eastAsia="SimSun" w:hAnsi="Constantia (Body)" w:cs="Constantia (Body)" w:hint="eastAsia"/>
        </w:rPr>
      </w:pPr>
      <w:r>
        <w:rPr>
          <w:rFonts w:ascii="Constantia (Body)" w:eastAsia="SimSun" w:hAnsi="Constantia (Body)" w:cs="Constantia (Body)"/>
        </w:rPr>
        <w:t xml:space="preserve">From </w:t>
      </w:r>
      <w:ins w:id="266" w:author="jerry zhou" w:date="2022-10-31T18:40:00Z">
        <w:r w:rsidR="00065EDA">
          <w:rPr>
            <w:rFonts w:ascii="Constantia (Body)" w:eastAsia="SimSun" w:hAnsi="Constantia (Body)" w:cs="Constantia (Body)" w:hint="eastAsia"/>
          </w:rPr>
          <w:t xml:space="preserve">the </w:t>
        </w:r>
      </w:ins>
      <w:r>
        <w:rPr>
          <w:rFonts w:ascii="Constantia (Body)" w:eastAsia="SimSun" w:hAnsi="Constantia (Body)" w:cs="Constantia (Body)"/>
        </w:rPr>
        <w:t xml:space="preserve">above plot, we can see that the growth of the HPI starts to exceed the growth of the CPI from </w:t>
      </w:r>
      <w:ins w:id="267" w:author="jerry zhou" w:date="2022-10-31T18:40:00Z">
        <w:r w:rsidR="00065EDA">
          <w:rPr>
            <w:rFonts w:ascii="Constantia (Body)" w:eastAsia="SimSun" w:hAnsi="Constantia (Body)" w:cs="Constantia (Body)" w:hint="eastAsia"/>
          </w:rPr>
          <w:t xml:space="preserve">the </w:t>
        </w:r>
      </w:ins>
      <w:r>
        <w:rPr>
          <w:rFonts w:ascii="Constantia (Body)" w:eastAsia="SimSun" w:hAnsi="Constantia (Body)" w:cs="Constantia (Body)"/>
        </w:rPr>
        <w:t>year 2012 onwards</w:t>
      </w:r>
      <w:ins w:id="268" w:author="jerry zhou" w:date="2022-10-31T18:40:00Z">
        <w:r w:rsidR="00065EDA">
          <w:rPr>
            <w:rFonts w:ascii="Constantia (Body)" w:eastAsia="SimSun" w:hAnsi="Constantia (Body)" w:cs="Constantia (Body)" w:hint="eastAsia"/>
          </w:rPr>
          <w:t>. From</w:t>
        </w:r>
      </w:ins>
      <w:del w:id="269" w:author="jerry zhou" w:date="2022-10-31T18:40:00Z">
        <w:r w:rsidDel="00065EDA">
          <w:rPr>
            <w:rFonts w:ascii="Constantia (Body)" w:eastAsia="SimSun" w:hAnsi="Constantia (Body)" w:cs="Constantia (Body)"/>
          </w:rPr>
          <w:delText>, from</w:delText>
        </w:r>
      </w:del>
      <w:r>
        <w:rPr>
          <w:rFonts w:ascii="Constantia (Body)" w:eastAsia="SimSun" w:hAnsi="Constantia (Body)" w:cs="Constantia (Body)"/>
        </w:rPr>
        <w:t xml:space="preserve"> this diagram, we can appreciate the occurrence of </w:t>
      </w:r>
      <w:del w:id="270" w:author="jerry zhou" w:date="2022-10-31T18:39:00Z">
        <w:r w:rsidDel="00065EDA">
          <w:rPr>
            <w:rFonts w:ascii="Constantia (Body)" w:eastAsia="SimSun" w:hAnsi="Constantia (Body)" w:cs="Constantia (Body)"/>
          </w:rPr>
          <w:delText xml:space="preserve">the </w:delText>
        </w:r>
      </w:del>
      <w:r>
        <w:rPr>
          <w:rFonts w:ascii="Constantia (Body)" w:eastAsia="SimSun" w:hAnsi="Constantia (Body)" w:cs="Constantia (Body)"/>
        </w:rPr>
        <w:t xml:space="preserve">housing affordability issues. CPI usually relate to </w:t>
      </w:r>
      <w:ins w:id="271" w:author="jerry zhou" w:date="2022-10-31T18:39:00Z">
        <w:r w:rsidR="00065EDA">
          <w:rPr>
            <w:rFonts w:ascii="Constantia (Body)" w:eastAsia="SimSun" w:hAnsi="Constantia (Body)" w:cs="Constantia (Body)" w:hint="eastAsia"/>
          </w:rPr>
          <w:t xml:space="preserve">the </w:t>
        </w:r>
      </w:ins>
      <w:r>
        <w:rPr>
          <w:rFonts w:ascii="Constantia (Body)" w:eastAsia="SimSun" w:hAnsi="Constantia (Body)" w:cs="Constantia (Body)"/>
        </w:rPr>
        <w:t>affordability of food, drink</w:t>
      </w:r>
      <w:r>
        <w:rPr>
          <w:rFonts w:ascii="Constantia (Body)" w:eastAsia="SimSun" w:hAnsi="Constantia (Body)" w:cs="Constantia (Body)" w:hint="eastAsia"/>
        </w:rPr>
        <w:t>,</w:t>
      </w:r>
      <w:r>
        <w:rPr>
          <w:rFonts w:ascii="Constantia (Body)" w:eastAsia="SimSun" w:hAnsi="Constantia (Body)" w:cs="Constantia (Body)"/>
        </w:rPr>
        <w:t xml:space="preserve"> and other commodities. From reading this chart, we can see from </w:t>
      </w:r>
      <w:ins w:id="272" w:author="jerry zhou" w:date="2022-10-31T18:39:00Z">
        <w:r w:rsidR="00065EDA">
          <w:rPr>
            <w:rFonts w:ascii="Constantia (Body)" w:eastAsia="SimSun" w:hAnsi="Constantia (Body)" w:cs="Constantia (Body)" w:hint="eastAsia"/>
          </w:rPr>
          <w:t xml:space="preserve">the </w:t>
        </w:r>
      </w:ins>
      <w:r>
        <w:rPr>
          <w:rFonts w:ascii="Constantia (Body)" w:eastAsia="SimSun" w:hAnsi="Constantia (Body)" w:cs="Constantia (Body)"/>
        </w:rPr>
        <w:t xml:space="preserve">year 2017, both CPI and HPI are surging, </w:t>
      </w:r>
      <w:ins w:id="273" w:author="jerry zhou" w:date="2022-10-31T18:39:00Z">
        <w:r w:rsidR="00065EDA">
          <w:rPr>
            <w:rFonts w:ascii="Constantia (Body)" w:eastAsia="SimSun" w:hAnsi="Constantia (Body)" w:cs="Constantia (Body)" w:hint="eastAsia"/>
          </w:rPr>
          <w:t>indicating</w:t>
        </w:r>
      </w:ins>
      <w:del w:id="274" w:author="jerry zhou" w:date="2022-10-31T18:39:00Z">
        <w:r w:rsidDel="00065EDA">
          <w:rPr>
            <w:rFonts w:ascii="Constantia (Body)" w:eastAsia="SimSun" w:hAnsi="Constantia (Body)" w:cs="Constantia (Body)"/>
          </w:rPr>
          <w:delText>indicates</w:delText>
        </w:r>
      </w:del>
      <w:r>
        <w:rPr>
          <w:rFonts w:ascii="Constantia (Body)" w:eastAsia="SimSun" w:hAnsi="Constantia (Body)" w:cs="Constantia (Body)"/>
        </w:rPr>
        <w:t xml:space="preserve"> affordability issues of both </w:t>
      </w:r>
      <w:del w:id="275" w:author="jerry zhou" w:date="2022-10-31T18:39:00Z">
        <w:r w:rsidDel="00065EDA">
          <w:rPr>
            <w:rFonts w:ascii="Constantia (Body)" w:eastAsia="SimSun" w:hAnsi="Constantia (Body)" w:cs="Constantia (Body)"/>
          </w:rPr>
          <w:delText xml:space="preserve">the </w:delText>
        </w:r>
      </w:del>
      <w:r>
        <w:rPr>
          <w:rFonts w:ascii="Constantia (Body)" w:eastAsia="SimSun" w:hAnsi="Constantia (Body)" w:cs="Constantia (Body)"/>
        </w:rPr>
        <w:t>commodities and housing. Under such circumstances</w:t>
      </w:r>
      <w:ins w:id="276" w:author="jerry zhou" w:date="2022-10-31T18:39:00Z">
        <w:r w:rsidR="00065EDA">
          <w:rPr>
            <w:rFonts w:ascii="Constantia (Body)" w:eastAsia="SimSun" w:hAnsi="Constantia (Body)" w:cs="Constantia (Body)" w:hint="eastAsia"/>
          </w:rPr>
          <w:t>,</w:t>
        </w:r>
      </w:ins>
      <w:r>
        <w:rPr>
          <w:rFonts w:ascii="Constantia (Body)" w:eastAsia="SimSun" w:hAnsi="Constantia (Body)" w:cs="Constantia (Body)"/>
        </w:rPr>
        <w:t xml:space="preserve"> </w:t>
      </w:r>
      <w:ins w:id="277" w:author="jerry zhou" w:date="2022-10-31T18:57:00Z">
        <w:r w:rsidR="00466E3A">
          <w:rPr>
            <w:rFonts w:ascii="Constantia (Body)" w:eastAsia="SimSun" w:hAnsi="Constantia (Body)" w:cs="Constantia (Body)" w:hint="eastAsia"/>
          </w:rPr>
          <w:t xml:space="preserve">the </w:t>
        </w:r>
      </w:ins>
      <w:ins w:id="278" w:author="jerry zhou" w:date="2022-10-31T18:56:00Z">
        <w:r w:rsidR="00466E3A">
          <w:rPr>
            <w:rFonts w:ascii="Constantia (Body)" w:eastAsia="SimSun" w:hAnsi="Constantia (Body)" w:cs="Constantia (Body)" w:hint="eastAsia"/>
          </w:rPr>
          <w:t>government</w:t>
        </w:r>
      </w:ins>
      <w:del w:id="279" w:author="jerry zhou" w:date="2022-10-31T18:56:00Z">
        <w:r w:rsidDel="00466E3A">
          <w:rPr>
            <w:rFonts w:ascii="Constantia (Body)" w:eastAsia="SimSun" w:hAnsi="Constantia (Body)" w:cs="Constantia (Body)"/>
          </w:rPr>
          <w:delText>Government</w:delText>
        </w:r>
      </w:del>
      <w:r>
        <w:rPr>
          <w:rFonts w:ascii="Constantia (Body)" w:eastAsia="SimSun" w:hAnsi="Constantia (Body)" w:cs="Constantia (Body)"/>
        </w:rPr>
        <w:t xml:space="preserve"> should step in to ease the surging of </w:t>
      </w:r>
      <w:ins w:id="280" w:author="jerry zhou" w:date="2022-10-31T18:39:00Z">
        <w:r w:rsidR="00065EDA">
          <w:rPr>
            <w:rFonts w:ascii="Constantia (Body)" w:eastAsia="SimSun" w:hAnsi="Constantia (Body)" w:cs="Constantia (Body)" w:hint="eastAsia"/>
          </w:rPr>
          <w:t>inflation in the</w:t>
        </w:r>
      </w:ins>
      <w:del w:id="281" w:author="jerry zhou" w:date="2022-10-31T18:39:00Z">
        <w:r w:rsidDel="00065EDA">
          <w:rPr>
            <w:rFonts w:ascii="Constantia (Body)" w:eastAsia="SimSun" w:hAnsi="Constantia (Body)" w:cs="Constantia (Body)"/>
          </w:rPr>
          <w:delText>the inflation in</w:delText>
        </w:r>
      </w:del>
      <w:r>
        <w:rPr>
          <w:rFonts w:ascii="Constantia (Body)" w:eastAsia="SimSun" w:hAnsi="Constantia (Body)" w:cs="Constantia (Body)"/>
        </w:rPr>
        <w:t xml:space="preserve"> short term by </w:t>
      </w:r>
      <w:ins w:id="282" w:author="jerry zhou" w:date="2022-10-31T18:39:00Z">
        <w:r w:rsidR="00065EDA">
          <w:rPr>
            <w:rFonts w:ascii="Constantia (Body)" w:eastAsia="SimSun" w:hAnsi="Constantia (Body)" w:cs="Constantia (Body)" w:hint="eastAsia"/>
          </w:rPr>
          <w:t>raising</w:t>
        </w:r>
      </w:ins>
      <w:del w:id="283" w:author="jerry zhou" w:date="2022-10-31T18:39:00Z">
        <w:r w:rsidDel="00065EDA">
          <w:rPr>
            <w:rFonts w:ascii="Constantia (Body)" w:eastAsia="SimSun" w:hAnsi="Constantia (Body)" w:cs="Constantia (Body)"/>
          </w:rPr>
          <w:delText>raise</w:delText>
        </w:r>
      </w:del>
      <w:r>
        <w:rPr>
          <w:rFonts w:ascii="Constantia (Body)" w:eastAsia="SimSun" w:hAnsi="Constantia (Body)" w:cs="Constantia (Body)"/>
        </w:rPr>
        <w:t xml:space="preserve"> interest </w:t>
      </w:r>
      <w:ins w:id="284" w:author="jerry zhou" w:date="2022-10-31T18:39:00Z">
        <w:r w:rsidR="00065EDA">
          <w:rPr>
            <w:rFonts w:ascii="Constantia (Body)" w:eastAsia="SimSun" w:hAnsi="Constantia (Body)" w:cs="Constantia (Body)" w:hint="eastAsia"/>
          </w:rPr>
          <w:t>rates</w:t>
        </w:r>
      </w:ins>
      <w:del w:id="285" w:author="jerry zhou" w:date="2022-10-31T18:39:00Z">
        <w:r w:rsidDel="00065EDA">
          <w:rPr>
            <w:rFonts w:ascii="Constantia (Body)" w:eastAsia="SimSun" w:hAnsi="Constantia (Body)" w:cs="Constantia (Body)"/>
          </w:rPr>
          <w:delText>rate</w:delText>
        </w:r>
      </w:del>
      <w:r>
        <w:rPr>
          <w:rFonts w:ascii="Constantia (Body)" w:eastAsia="SimSun" w:hAnsi="Constantia (Body)" w:cs="Constantia (Body)"/>
        </w:rPr>
        <w:t xml:space="preserve">, but </w:t>
      </w:r>
      <w:ins w:id="286" w:author="jerry zhou" w:date="2022-10-31T18:38:00Z">
        <w:r w:rsidR="00065EDA">
          <w:rPr>
            <w:rFonts w:ascii="Constantia (Body)" w:eastAsia="SimSun" w:hAnsi="Constantia (Body)" w:cs="Constantia (Body)" w:hint="eastAsia"/>
          </w:rPr>
          <w:t>in the long term</w:t>
        </w:r>
      </w:ins>
      <w:del w:id="287" w:author="jerry zhou" w:date="2022-10-31T18:38:00Z">
        <w:r w:rsidDel="00065EDA">
          <w:rPr>
            <w:rFonts w:ascii="Constantia (Body)" w:eastAsia="SimSun" w:hAnsi="Constantia (Body)" w:cs="Constantia (Body)"/>
          </w:rPr>
          <w:delText>in long term</w:delText>
        </w:r>
      </w:del>
      <w:r>
        <w:rPr>
          <w:rFonts w:ascii="Constantia (Body)" w:eastAsia="SimSun" w:hAnsi="Constantia (Body)" w:cs="Constantia (Body)"/>
        </w:rPr>
        <w:t xml:space="preserve">, the solution lies in building more houses and </w:t>
      </w:r>
      <w:ins w:id="288" w:author="jerry zhou" w:date="2022-10-31T18:38:00Z">
        <w:r w:rsidR="00065EDA">
          <w:rPr>
            <w:rFonts w:ascii="Constantia (Body)" w:eastAsia="SimSun" w:hAnsi="Constantia (Body)" w:cs="Constantia (Body)" w:hint="eastAsia"/>
          </w:rPr>
          <w:t>increasing</w:t>
        </w:r>
      </w:ins>
      <w:del w:id="289" w:author="jerry zhou" w:date="2022-10-31T18:38:00Z">
        <w:r w:rsidDel="00065EDA">
          <w:rPr>
            <w:rFonts w:ascii="Constantia (Body)" w:eastAsia="SimSun" w:hAnsi="Constantia (Body)" w:cs="Constantia (Body)"/>
          </w:rPr>
          <w:delText>increase</w:delText>
        </w:r>
      </w:del>
      <w:r>
        <w:rPr>
          <w:rFonts w:ascii="Constantia (Body)" w:eastAsia="SimSun" w:hAnsi="Constantia (Body)" w:cs="Constantia (Body)"/>
        </w:rPr>
        <w:t xml:space="preserve"> our productivity</w:t>
      </w:r>
      <w:ins w:id="290" w:author="jerry zhou" w:date="2022-10-31T18:57:00Z">
        <w:r w:rsidR="00466E3A">
          <w:rPr>
            <w:rFonts w:ascii="Constantia (Body)" w:eastAsia="SimSun" w:hAnsi="Constantia (Body)" w:cs="Constantia (Body)" w:hint="eastAsia"/>
          </w:rPr>
          <w:t>,</w:t>
        </w:r>
      </w:ins>
      <w:r>
        <w:rPr>
          <w:rFonts w:ascii="Constantia (Body)" w:eastAsia="SimSun" w:hAnsi="Constantia (Body)" w:cs="Constantia (Body)"/>
        </w:rPr>
        <w:t xml:space="preserve"> as well as finding cheaper </w:t>
      </w:r>
      <w:ins w:id="291" w:author="jerry zhou" w:date="2022-10-31T18:38:00Z">
        <w:r w:rsidR="00065EDA">
          <w:rPr>
            <w:rFonts w:ascii="Constantia (Body)" w:eastAsia="SimSun" w:hAnsi="Constantia (Body)" w:cs="Constantia (Body)" w:hint="eastAsia"/>
          </w:rPr>
          <w:t>sources</w:t>
        </w:r>
      </w:ins>
      <w:del w:id="292" w:author="jerry zhou" w:date="2022-10-31T18:38:00Z">
        <w:r w:rsidDel="00065EDA">
          <w:rPr>
            <w:rFonts w:ascii="Constantia (Body)" w:eastAsia="SimSun" w:hAnsi="Constantia (Body)" w:cs="Constantia (Body)"/>
          </w:rPr>
          <w:delText>source</w:delText>
        </w:r>
      </w:del>
      <w:r>
        <w:rPr>
          <w:rFonts w:ascii="Constantia (Body)" w:eastAsia="SimSun" w:hAnsi="Constantia (Body)" w:cs="Constantia (Body)"/>
        </w:rPr>
        <w:t xml:space="preserve"> of purchasing affordable commodities. </w:t>
      </w:r>
    </w:p>
    <w:p w14:paraId="3CCBDE8C" w14:textId="77777777" w:rsidR="008921CD" w:rsidRDefault="00000000">
      <w:pPr>
        <w:rPr>
          <w:rFonts w:ascii="Constantia (Body)" w:eastAsia="SimSun" w:hAnsi="Constantia (Body)" w:cs="Constantia (Body)" w:hint="eastAsia"/>
          <w:sz w:val="24"/>
          <w:szCs w:val="24"/>
        </w:rPr>
      </w:pPr>
      <w:r>
        <w:rPr>
          <w:rFonts w:ascii="Constantia (Body)" w:eastAsia="SimSun" w:hAnsi="Constantia (Body)" w:cs="Constantia (Body)"/>
          <w:noProof/>
          <w:sz w:val="24"/>
          <w:szCs w:val="24"/>
        </w:rPr>
        <w:lastRenderedPageBreak/>
        <w:drawing>
          <wp:inline distT="0" distB="0" distL="114300" distR="114300" wp14:anchorId="4B5D1438" wp14:editId="4CDD7CF0">
            <wp:extent cx="3732530" cy="3732530"/>
            <wp:effectExtent l="0" t="0" r="1270" b="1270"/>
            <wp:docPr id="6" name="Picture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descr="IMG_256"/>
                    <pic:cNvPicPr>
                      <a:picLocks noChangeAspect="1"/>
                    </pic:cNvPicPr>
                  </pic:nvPicPr>
                  <pic:blipFill>
                    <a:blip r:embed="rId24" cstate="print"/>
                    <a:stretch>
                      <a:fillRect/>
                    </a:stretch>
                  </pic:blipFill>
                  <pic:spPr>
                    <a:xfrm>
                      <a:off x="0" y="0"/>
                      <a:ext cx="3732530" cy="3732530"/>
                    </a:xfrm>
                    <a:prstGeom prst="rect">
                      <a:avLst/>
                    </a:prstGeom>
                    <a:noFill/>
                    <a:ln w="9525">
                      <a:noFill/>
                    </a:ln>
                  </pic:spPr>
                </pic:pic>
              </a:graphicData>
            </a:graphic>
          </wp:inline>
        </w:drawing>
      </w:r>
    </w:p>
    <w:p w14:paraId="7425748D" w14:textId="6CF37D6E" w:rsidR="008921CD" w:rsidRDefault="00000000">
      <w:pPr>
        <w:rPr>
          <w:rFonts w:ascii="Constantia (Body)" w:eastAsia="SimSun" w:hAnsi="Constantia (Body)" w:cs="Constantia (Body)" w:hint="eastAsia"/>
        </w:rPr>
      </w:pPr>
      <w:r>
        <w:rPr>
          <w:rFonts w:ascii="Constantia (Body)" w:eastAsia="SimSun" w:hAnsi="Constantia (Body)" w:cs="Constantia (Body)"/>
        </w:rPr>
        <w:t xml:space="preserve">On the above chart, purple means </w:t>
      </w:r>
      <w:ins w:id="293" w:author="jerry zhou" w:date="2022-10-31T18:38:00Z">
        <w:r w:rsidR="00065EDA">
          <w:rPr>
            <w:rFonts w:ascii="Constantia (Body)" w:eastAsia="SimSun" w:hAnsi="Constantia (Body)" w:cs="Constantia (Body)" w:hint="eastAsia"/>
          </w:rPr>
          <w:t>a strong negative</w:t>
        </w:r>
      </w:ins>
      <w:del w:id="294" w:author="jerry zhou" w:date="2022-10-31T18:38:00Z">
        <w:r w:rsidDel="00065EDA">
          <w:rPr>
            <w:rFonts w:ascii="Constantia (Body)" w:eastAsia="SimSun" w:hAnsi="Constantia (Body)" w:cs="Constantia (Body)"/>
          </w:rPr>
          <w:delText>negative strong</w:delText>
        </w:r>
      </w:del>
      <w:r>
        <w:rPr>
          <w:rFonts w:ascii="Constantia (Body)" w:eastAsia="SimSun" w:hAnsi="Constantia (Body)" w:cs="Constantia (Body)"/>
        </w:rPr>
        <w:t xml:space="preserve"> relationship</w:t>
      </w:r>
      <w:ins w:id="295" w:author="jerry zhou" w:date="2022-10-31T18:38:00Z">
        <w:r w:rsidR="00065EDA">
          <w:rPr>
            <w:rFonts w:ascii="Constantia (Body)" w:eastAsia="SimSun" w:hAnsi="Constantia (Body)" w:cs="Constantia (Body)" w:hint="eastAsia"/>
          </w:rPr>
          <w:t>. Red</w:t>
        </w:r>
      </w:ins>
      <w:del w:id="296" w:author="jerry zhou" w:date="2022-10-31T18:38:00Z">
        <w:r w:rsidDel="00065EDA">
          <w:rPr>
            <w:rFonts w:ascii="Constantia (Body)" w:eastAsia="SimSun" w:hAnsi="Constantia (Body)" w:cs="Constantia (Body)"/>
          </w:rPr>
          <w:delText>, Red</w:delText>
        </w:r>
      </w:del>
      <w:r>
        <w:rPr>
          <w:rFonts w:ascii="Constantia (Body)" w:eastAsia="SimSun" w:hAnsi="Constantia (Body)" w:cs="Constantia (Body)"/>
        </w:rPr>
        <w:t xml:space="preserve"> is </w:t>
      </w:r>
      <w:ins w:id="297" w:author="jerry zhou" w:date="2022-10-31T18:37:00Z">
        <w:r w:rsidR="00065EDA">
          <w:rPr>
            <w:rFonts w:ascii="Constantia (Body)" w:eastAsia="SimSun" w:hAnsi="Constantia (Body)" w:cs="Constantia (Body)" w:hint="eastAsia"/>
          </w:rPr>
          <w:t xml:space="preserve">a </w:t>
        </w:r>
      </w:ins>
      <w:r>
        <w:rPr>
          <w:rFonts w:ascii="Constantia (Body)" w:eastAsia="SimSun" w:hAnsi="Constantia (Body)" w:cs="Constantia (Body)"/>
        </w:rPr>
        <w:t>strong positive relationship. Based on the correlation diagram that we have produced, the following relationships have been identified.</w:t>
      </w:r>
    </w:p>
    <w:p w14:paraId="5BF5414D" w14:textId="774550ED" w:rsidR="008921CD" w:rsidRDefault="00000000">
      <w:pPr>
        <w:numPr>
          <w:ilvl w:val="0"/>
          <w:numId w:val="6"/>
        </w:numPr>
        <w:rPr>
          <w:rFonts w:ascii="Constantia (Body)" w:eastAsia="SimSun" w:hAnsi="Constantia (Body)" w:cs="Constantia (Body)" w:hint="eastAsia"/>
        </w:rPr>
      </w:pPr>
      <w:r>
        <w:rPr>
          <w:rFonts w:ascii="Constantia (Body)" w:eastAsia="SimSun" w:hAnsi="Constantia (Body)" w:cs="Constantia (Body)"/>
        </w:rPr>
        <w:t xml:space="preserve">Tourism counts </w:t>
      </w:r>
      <w:ins w:id="298" w:author="jerry zhou" w:date="2022-10-31T18:37:00Z">
        <w:r w:rsidR="00065EDA">
          <w:rPr>
            <w:rFonts w:ascii="Constantia (Body)" w:eastAsia="SimSun" w:hAnsi="Constantia (Body)" w:cs="Constantia (Body)" w:hint="eastAsia"/>
          </w:rPr>
          <w:t>have</w:t>
        </w:r>
      </w:ins>
      <w:del w:id="299" w:author="jerry zhou" w:date="2022-10-31T18:37:00Z">
        <w:r w:rsidDel="00065EDA">
          <w:rPr>
            <w:rFonts w:ascii="Constantia (Body)" w:eastAsia="SimSun" w:hAnsi="Constantia (Body)" w:cs="Constantia (Body)"/>
          </w:rPr>
          <w:delText>has</w:delText>
        </w:r>
      </w:del>
      <w:r>
        <w:rPr>
          <w:rFonts w:ascii="Constantia (Body)" w:eastAsia="SimSun" w:hAnsi="Constantia (Body)" w:cs="Constantia (Body)"/>
        </w:rPr>
        <w:t xml:space="preserve"> a relatively weak negative relationship with CPI, </w:t>
      </w:r>
      <w:ins w:id="300" w:author="jerry zhou" w:date="2022-10-31T18:37:00Z">
        <w:r w:rsidR="00065EDA">
          <w:rPr>
            <w:rFonts w:ascii="Constantia (Body)" w:eastAsia="SimSun" w:hAnsi="Constantia (Body)" w:cs="Constantia (Body)" w:hint="eastAsia"/>
          </w:rPr>
          <w:t>indicating</w:t>
        </w:r>
      </w:ins>
      <w:del w:id="301" w:author="jerry zhou" w:date="2022-10-31T18:37:00Z">
        <w:r w:rsidDel="00065EDA">
          <w:rPr>
            <w:rFonts w:ascii="Constantia (Body)" w:eastAsia="SimSun" w:hAnsi="Constantia (Body)" w:cs="Constantia (Body)"/>
          </w:rPr>
          <w:delText>indicates</w:delText>
        </w:r>
      </w:del>
      <w:r>
        <w:rPr>
          <w:rFonts w:ascii="Constantia (Body)" w:eastAsia="SimSun" w:hAnsi="Constantia (Body)" w:cs="Constantia (Body)"/>
        </w:rPr>
        <w:t xml:space="preserve"> that rising </w:t>
      </w:r>
      <w:del w:id="302" w:author="jerry zhou" w:date="2022-10-31T18:37:00Z">
        <w:r w:rsidDel="00065EDA">
          <w:rPr>
            <w:rFonts w:ascii="Constantia (Body)" w:eastAsia="SimSun" w:hAnsi="Constantia (Body)" w:cs="Constantia (Body)"/>
          </w:rPr>
          <w:delText xml:space="preserve">of the </w:delText>
        </w:r>
      </w:del>
      <w:r>
        <w:rPr>
          <w:rFonts w:ascii="Constantia (Body)" w:eastAsia="SimSun" w:hAnsi="Constantia (Body)" w:cs="Constantia (Body)"/>
        </w:rPr>
        <w:t xml:space="preserve">costs and inflation does NOT significantly </w:t>
      </w:r>
      <w:ins w:id="303" w:author="jerry zhou" w:date="2022-10-31T18:37:00Z">
        <w:r w:rsidR="00065EDA">
          <w:rPr>
            <w:rFonts w:ascii="Constantia (Body)" w:eastAsia="SimSun" w:hAnsi="Constantia (Body)" w:cs="Constantia (Body)" w:hint="eastAsia"/>
          </w:rPr>
          <w:t>impact</w:t>
        </w:r>
      </w:ins>
      <w:del w:id="304" w:author="jerry zhou" w:date="2022-10-31T18:37:00Z">
        <w:r w:rsidDel="00065EDA">
          <w:rPr>
            <w:rFonts w:ascii="Constantia (Body)" w:eastAsia="SimSun" w:hAnsi="Constantia (Body)" w:cs="Constantia (Body)"/>
          </w:rPr>
          <w:delText>impacts</w:delText>
        </w:r>
      </w:del>
      <w:r>
        <w:rPr>
          <w:rFonts w:ascii="Constantia (Body)" w:eastAsia="SimSun" w:hAnsi="Constantia (Body)" w:cs="Constantia (Body)"/>
        </w:rPr>
        <w:t xml:space="preserve"> </w:t>
      </w:r>
      <w:del w:id="305" w:author="jerry zhou" w:date="2022-10-31T18:37:00Z">
        <w:r w:rsidDel="00065EDA">
          <w:rPr>
            <w:rFonts w:ascii="Constantia (Body)" w:eastAsia="SimSun" w:hAnsi="Constantia (Body)" w:cs="Constantia (Body)"/>
          </w:rPr>
          <w:delText xml:space="preserve">on </w:delText>
        </w:r>
      </w:del>
      <w:r>
        <w:rPr>
          <w:rFonts w:ascii="Constantia (Body)" w:eastAsia="SimSun" w:hAnsi="Constantia (Body)" w:cs="Constantia (Body)"/>
        </w:rPr>
        <w:t xml:space="preserve">tourism vising New Zealand, at least not for the year from 1999 ~ </w:t>
      </w:r>
      <w:ins w:id="306" w:author="jerry zhou" w:date="2022-10-31T18:36:00Z">
        <w:r w:rsidR="00946122">
          <w:rPr>
            <w:rFonts w:ascii="Constantia (Body)" w:eastAsia="SimSun" w:hAnsi="Constantia (Body)" w:cs="Constantia (Body)" w:hint="eastAsia"/>
          </w:rPr>
          <w:t xml:space="preserve">to </w:t>
        </w:r>
      </w:ins>
      <w:r>
        <w:rPr>
          <w:rFonts w:ascii="Constantia (Body)" w:eastAsia="SimSun" w:hAnsi="Constantia (Body)" w:cs="Constantia (Body)"/>
        </w:rPr>
        <w:t>2020.</w:t>
      </w:r>
    </w:p>
    <w:p w14:paraId="6AD71F61" w14:textId="4E80208B" w:rsidR="008921CD" w:rsidRDefault="00000000">
      <w:pPr>
        <w:numPr>
          <w:ilvl w:val="0"/>
          <w:numId w:val="6"/>
        </w:numPr>
        <w:rPr>
          <w:rFonts w:ascii="Constantia (Body)" w:eastAsia="SimSun" w:hAnsi="Constantia (Body)" w:cs="Constantia (Body)" w:hint="eastAsia"/>
        </w:rPr>
      </w:pPr>
      <w:proofErr w:type="spellStart"/>
      <w:r>
        <w:rPr>
          <w:rFonts w:ascii="Constantia (Body)" w:eastAsia="SimSun" w:hAnsi="Constantia (Body)" w:cs="Constantia (Body)"/>
        </w:rPr>
        <w:t>CNY_Rate_Quarter</w:t>
      </w:r>
      <w:proofErr w:type="spellEnd"/>
      <w:r>
        <w:rPr>
          <w:rFonts w:ascii="Constantia (Body)" w:eastAsia="SimSun" w:hAnsi="Constantia (Body)" w:cs="Constantia (Body)"/>
        </w:rPr>
        <w:t xml:space="preserve"> appears to have a strong positive relationship with </w:t>
      </w:r>
      <w:proofErr w:type="spellStart"/>
      <w:r>
        <w:rPr>
          <w:rFonts w:ascii="Constantia (Body)" w:eastAsia="SimSun" w:hAnsi="Constantia (Body)" w:cs="Constantia (Body)"/>
        </w:rPr>
        <w:t>USD_rate_quarter</w:t>
      </w:r>
      <w:proofErr w:type="spellEnd"/>
      <w:ins w:id="307" w:author="jerry zhou" w:date="2022-10-31T18:37:00Z">
        <w:r w:rsidR="00065EDA">
          <w:rPr>
            <w:rFonts w:ascii="Constantia (Body)" w:eastAsia="SimSun" w:hAnsi="Constantia (Body)" w:cs="Constantia (Body)" w:hint="eastAsia"/>
          </w:rPr>
          <w:t>. This</w:t>
        </w:r>
      </w:ins>
      <w:del w:id="308" w:author="jerry zhou" w:date="2022-10-31T18:37:00Z">
        <w:r w:rsidDel="00065EDA">
          <w:rPr>
            <w:rFonts w:ascii="Constantia (Body)" w:eastAsia="SimSun" w:hAnsi="Constantia (Body)" w:cs="Constantia (Body)"/>
          </w:rPr>
          <w:delText>, this</w:delText>
        </w:r>
      </w:del>
      <w:r>
        <w:rPr>
          <w:rFonts w:ascii="Constantia (Body)" w:eastAsia="SimSun" w:hAnsi="Constantia (Body)" w:cs="Constantia (Body)"/>
        </w:rPr>
        <w:t xml:space="preserve"> </w:t>
      </w:r>
      <w:ins w:id="309" w:author="jerry zhou" w:date="2022-10-31T18:36:00Z">
        <w:r w:rsidR="00946122">
          <w:rPr>
            <w:rFonts w:ascii="Constantia (Body)" w:eastAsia="SimSun" w:hAnsi="Constantia (Body)" w:cs="Constantia (Body)" w:hint="eastAsia"/>
          </w:rPr>
          <w:t>phenomenon</w:t>
        </w:r>
      </w:ins>
      <w:del w:id="310" w:author="jerry zhou" w:date="2022-10-31T18:36:00Z">
        <w:r w:rsidDel="00946122">
          <w:rPr>
            <w:rFonts w:ascii="Constantia (Body)" w:eastAsia="SimSun" w:hAnsi="Constantia (Body)" w:cs="Constantia (Body)"/>
          </w:rPr>
          <w:delText>phenomena</w:delText>
        </w:r>
      </w:del>
      <w:r>
        <w:rPr>
          <w:rFonts w:ascii="Constantia (Body)" w:eastAsia="SimSun" w:hAnsi="Constantia (Body)" w:cs="Constantia (Body)"/>
        </w:rPr>
        <w:t xml:space="preserve"> occurs for a good reason</w:t>
      </w:r>
      <w:r>
        <w:rPr>
          <w:rFonts w:ascii="Constantia (Body)" w:eastAsia="SimSun" w:hAnsi="Constantia (Body)"/>
        </w:rPr>
        <w:t xml:space="preserve">. China does not have a </w:t>
      </w:r>
      <w:proofErr w:type="gramStart"/>
      <w:ins w:id="311" w:author="jerry zhou" w:date="2022-10-31T18:36:00Z">
        <w:r w:rsidR="00946122">
          <w:rPr>
            <w:rFonts w:ascii="Constantia (Body)" w:eastAsia="SimSun" w:hAnsi="Constantia (Body)" w:hint="eastAsia"/>
          </w:rPr>
          <w:t>marketed-driven</w:t>
        </w:r>
      </w:ins>
      <w:proofErr w:type="gramEnd"/>
      <w:del w:id="312" w:author="jerry zhou" w:date="2022-10-31T18:36:00Z">
        <w:r w:rsidDel="00946122">
          <w:rPr>
            <w:rFonts w:ascii="Constantia (Body)" w:eastAsia="SimSun" w:hAnsi="Constantia (Body)"/>
          </w:rPr>
          <w:delText>marked driven</w:delText>
        </w:r>
      </w:del>
      <w:r>
        <w:rPr>
          <w:rFonts w:ascii="Constantia (Body)" w:eastAsia="SimSun" w:hAnsi="Constantia (Body)"/>
        </w:rPr>
        <w:t xml:space="preserve"> floating exchange rate</w:t>
      </w:r>
      <w:ins w:id="313" w:author="jerry zhou" w:date="2022-10-31T18:36:00Z">
        <w:r w:rsidR="00946122">
          <w:rPr>
            <w:rFonts w:ascii="Constantia (Body)" w:eastAsia="SimSun" w:hAnsi="Constantia (Body)" w:hint="eastAsia"/>
          </w:rPr>
          <w:t>. Instead</w:t>
        </w:r>
      </w:ins>
      <w:del w:id="314" w:author="jerry zhou" w:date="2022-10-31T18:36:00Z">
        <w:r w:rsidDel="00946122">
          <w:rPr>
            <w:rFonts w:ascii="Constantia (Body)" w:eastAsia="SimSun" w:hAnsi="Constantia (Body)"/>
          </w:rPr>
          <w:delText>, instead</w:delText>
        </w:r>
      </w:del>
      <w:ins w:id="315" w:author="jerry zhou" w:date="2022-10-31T18:35:00Z">
        <w:r w:rsidR="00946122">
          <w:rPr>
            <w:rFonts w:ascii="Constantia (Body)" w:eastAsia="SimSun" w:hAnsi="Constantia (Body)" w:hint="eastAsia"/>
          </w:rPr>
          <w:t>,</w:t>
        </w:r>
      </w:ins>
      <w:r>
        <w:rPr>
          <w:rFonts w:ascii="Constantia (Body)" w:eastAsia="SimSun" w:hAnsi="Constantia (Body)"/>
        </w:rPr>
        <w:t xml:space="preserve"> it pegs its currency to the </w:t>
      </w:r>
      <w:ins w:id="316" w:author="jerry zhou" w:date="2022-10-31T18:59:00Z">
        <w:r w:rsidR="0001101A">
          <w:rPr>
            <w:rFonts w:ascii="Constantia (Body)" w:eastAsia="SimSun" w:hAnsi="Constantia (Body)" w:hint="eastAsia"/>
          </w:rPr>
          <w:t>U.S.</w:t>
        </w:r>
      </w:ins>
      <w:del w:id="317" w:author="jerry zhou" w:date="2022-10-31T18:59:00Z">
        <w:r w:rsidDel="0001101A">
          <w:rPr>
            <w:rFonts w:ascii="Constantia (Body)" w:eastAsia="SimSun" w:hAnsi="Constantia (Body)"/>
          </w:rPr>
          <w:delText>U.S.</w:delText>
        </w:r>
      </w:del>
      <w:r>
        <w:rPr>
          <w:rFonts w:ascii="Constantia (Body)" w:eastAsia="SimSun" w:hAnsi="Constantia (Body)"/>
        </w:rPr>
        <w:t xml:space="preserve"> dollar</w:t>
      </w:r>
      <w:del w:id="318" w:author="jerry zhou" w:date="2022-10-31T18:35:00Z">
        <w:r w:rsidDel="00946122">
          <w:rPr>
            <w:rFonts w:ascii="Constantia (Body)" w:eastAsia="SimSun" w:hAnsi="Constantia (Body)"/>
          </w:rPr>
          <w:delText xml:space="preserve"> </w:delText>
        </w:r>
      </w:del>
      <w:r>
        <w:rPr>
          <w:rFonts w:ascii="Constantia (Body)" w:eastAsia="SimSun" w:hAnsi="Constantia (Body)"/>
        </w:rPr>
        <w:t>.</w:t>
      </w:r>
    </w:p>
    <w:p w14:paraId="59DBC878" w14:textId="3D25117C" w:rsidR="008921CD" w:rsidRDefault="00946122">
      <w:pPr>
        <w:numPr>
          <w:ilvl w:val="0"/>
          <w:numId w:val="6"/>
        </w:numPr>
        <w:rPr>
          <w:rFonts w:ascii="Constantia (Body)" w:eastAsia="SimSun" w:hAnsi="Constantia (Body)" w:cs="Constantia (Body)" w:hint="eastAsia"/>
        </w:rPr>
      </w:pPr>
      <w:ins w:id="319" w:author="jerry zhou" w:date="2022-10-31T18:35:00Z">
        <w:r>
          <w:rPr>
            <w:rFonts w:ascii="Constantia (Body)" w:eastAsia="SimSun" w:hAnsi="Constantia (Body)" w:cs="Constantia (Body)" w:hint="eastAsia"/>
          </w:rPr>
          <w:t>The unemployment</w:t>
        </w:r>
      </w:ins>
      <w:del w:id="320" w:author="jerry zhou" w:date="2022-10-31T18:35:00Z">
        <w:r w:rsidR="00000000" w:rsidDel="00946122">
          <w:rPr>
            <w:rFonts w:ascii="Constantia (Body)" w:eastAsia="SimSun" w:hAnsi="Constantia (Body)" w:cs="Constantia (Body)"/>
          </w:rPr>
          <w:delText>Unemployment</w:delText>
        </w:r>
      </w:del>
      <w:r w:rsidR="00000000">
        <w:rPr>
          <w:rFonts w:ascii="Constantia (Body)" w:eastAsia="SimSun" w:hAnsi="Constantia (Body)" w:cs="Constantia (Body)"/>
        </w:rPr>
        <w:t xml:space="preserve"> rate appears to have a relatively strong negative relationship with CPI, which </w:t>
      </w:r>
      <w:ins w:id="321" w:author="jerry zhou" w:date="2022-10-31T18:35:00Z">
        <w:r>
          <w:rPr>
            <w:rFonts w:ascii="Constantia (Body)" w:eastAsia="SimSun" w:hAnsi="Constantia (Body)" w:cs="Constantia (Body)" w:hint="eastAsia"/>
          </w:rPr>
          <w:t>complies</w:t>
        </w:r>
      </w:ins>
      <w:del w:id="322" w:author="jerry zhou" w:date="2022-10-31T18:35:00Z">
        <w:r w:rsidR="00000000" w:rsidDel="00946122">
          <w:rPr>
            <w:rFonts w:ascii="Constantia (Body)" w:eastAsia="SimSun" w:hAnsi="Constantia (Body)" w:cs="Constantia (Body)"/>
          </w:rPr>
          <w:delText>complied</w:delText>
        </w:r>
      </w:del>
      <w:r w:rsidR="00000000">
        <w:rPr>
          <w:rFonts w:ascii="Constantia (Body)" w:eastAsia="SimSun" w:hAnsi="Constantia (Body)" w:cs="Constantia (Body)"/>
        </w:rPr>
        <w:t xml:space="preserve"> </w:t>
      </w:r>
      <w:ins w:id="323" w:author="jerry zhou" w:date="2022-10-31T18:35:00Z">
        <w:r>
          <w:rPr>
            <w:rFonts w:ascii="Constantia (Body)" w:eastAsia="SimSun" w:hAnsi="Constantia (Body)" w:cs="Constantia (Body)" w:hint="eastAsia"/>
          </w:rPr>
          <w:t>with</w:t>
        </w:r>
      </w:ins>
      <w:del w:id="324" w:author="jerry zhou" w:date="2022-10-31T18:35:00Z">
        <w:r w:rsidR="00000000" w:rsidDel="00946122">
          <w:rPr>
            <w:rFonts w:ascii="Constantia (Body)" w:eastAsia="SimSun" w:hAnsi="Constantia (Body)" w:cs="Constantia (Body)"/>
          </w:rPr>
          <w:delText>to</w:delText>
        </w:r>
      </w:del>
      <w:r w:rsidR="00000000">
        <w:rPr>
          <w:rFonts w:ascii="Constantia (Body)" w:eastAsia="SimSun" w:hAnsi="Constantia (Body)" w:cs="Constantia (Body)"/>
        </w:rPr>
        <w:t xml:space="preserve"> the </w:t>
      </w:r>
      <w:ins w:id="325" w:author="jerry zhou" w:date="2022-10-31T18:35:00Z">
        <w:r>
          <w:rPr>
            <w:rFonts w:ascii="Constantia (Body)" w:eastAsia="SimSun" w:hAnsi="Constantia (Body)" w:cs="Constantia (Body)" w:hint="eastAsia"/>
          </w:rPr>
          <w:t>economic</w:t>
        </w:r>
      </w:ins>
      <w:del w:id="326" w:author="jerry zhou" w:date="2022-10-31T18:35:00Z">
        <w:r w:rsidR="00000000" w:rsidDel="00946122">
          <w:rPr>
            <w:rFonts w:ascii="Constantia (Body)" w:eastAsia="SimSun" w:hAnsi="Constantia (Body)" w:cs="Constantia (Body)"/>
          </w:rPr>
          <w:delText>economical</w:delText>
        </w:r>
      </w:del>
      <w:r w:rsidR="00000000">
        <w:rPr>
          <w:rFonts w:ascii="Constantia (Body)" w:eastAsia="SimSun" w:hAnsi="Constantia (Body)" w:cs="Constantia (Body)"/>
        </w:rPr>
        <w:t xml:space="preserve"> principle that when high inflation usually goes with </w:t>
      </w:r>
      <w:ins w:id="327" w:author="jerry zhou" w:date="2022-10-31T18:35:00Z">
        <w:r>
          <w:rPr>
            <w:rFonts w:ascii="Constantia (Body)" w:eastAsia="SimSun" w:hAnsi="Constantia (Body)" w:cs="Constantia (Body)" w:hint="eastAsia"/>
          </w:rPr>
          <w:t xml:space="preserve">a </w:t>
        </w:r>
        <w:proofErr w:type="gramStart"/>
        <w:r>
          <w:rPr>
            <w:rFonts w:ascii="Constantia (Body)" w:eastAsia="SimSun" w:hAnsi="Constantia (Body)" w:cs="Constantia (Body)" w:hint="eastAsia"/>
          </w:rPr>
          <w:t>low-interest</w:t>
        </w:r>
      </w:ins>
      <w:proofErr w:type="gramEnd"/>
      <w:del w:id="328" w:author="jerry zhou" w:date="2022-10-31T18:35:00Z">
        <w:r w:rsidR="00000000" w:rsidDel="00946122">
          <w:rPr>
            <w:rFonts w:ascii="Constantia (Body)" w:eastAsia="SimSun" w:hAnsi="Constantia (Body)" w:cs="Constantia (Body)"/>
          </w:rPr>
          <w:delText>low interest</w:delText>
        </w:r>
      </w:del>
      <w:r w:rsidR="00000000">
        <w:rPr>
          <w:rFonts w:ascii="Constantia (Body)" w:eastAsia="SimSun" w:hAnsi="Constantia (Body)" w:cs="Constantia (Body)"/>
        </w:rPr>
        <w:t xml:space="preserve"> rate</w:t>
      </w:r>
      <w:ins w:id="329" w:author="jerry zhou" w:date="2022-10-31T18:35:00Z">
        <w:r>
          <w:rPr>
            <w:rFonts w:ascii="Constantia (Body)" w:eastAsia="SimSun" w:hAnsi="Constantia (Body)" w:cs="Constantia (Body)" w:hint="eastAsia"/>
          </w:rPr>
          <w:t>,</w:t>
        </w:r>
      </w:ins>
      <w:r w:rsidR="00000000">
        <w:rPr>
          <w:rFonts w:ascii="Constantia (Body)" w:eastAsia="SimSun" w:hAnsi="Constantia (Body)" w:cs="Constantia (Body)"/>
        </w:rPr>
        <w:t xml:space="preserve"> which leads to </w:t>
      </w:r>
      <w:ins w:id="330" w:author="jerry zhou" w:date="2022-10-31T18:35:00Z">
        <w:r>
          <w:rPr>
            <w:rFonts w:ascii="Constantia (Body)" w:eastAsia="SimSun" w:hAnsi="Constantia (Body)" w:cs="Constantia (Body)" w:hint="eastAsia"/>
          </w:rPr>
          <w:t xml:space="preserve">a </w:t>
        </w:r>
      </w:ins>
      <w:r w:rsidR="00000000">
        <w:rPr>
          <w:rFonts w:ascii="Constantia (Body)" w:eastAsia="SimSun" w:hAnsi="Constantia (Body)" w:cs="Constantia (Body)"/>
        </w:rPr>
        <w:t xml:space="preserve">higher employment rate (low unemployment). The same principle also applies backwards. </w:t>
      </w:r>
    </w:p>
    <w:p w14:paraId="5FA683BA" w14:textId="7851D965" w:rsidR="008921CD" w:rsidRDefault="00000000">
      <w:pPr>
        <w:numPr>
          <w:ilvl w:val="0"/>
          <w:numId w:val="6"/>
        </w:numPr>
        <w:rPr>
          <w:rFonts w:ascii="Constantia (Body)" w:eastAsia="SimSun" w:hAnsi="Constantia (Body)" w:cs="Constantia (Body)" w:hint="eastAsia"/>
        </w:rPr>
      </w:pPr>
      <w:r>
        <w:rPr>
          <w:rFonts w:ascii="Constantia (Body)" w:eastAsia="SimSun" w:hAnsi="Constantia (Body)" w:cs="Constantia (Body)"/>
        </w:rPr>
        <w:t>HPI appears to have a strong negative relationship with OCR</w:t>
      </w:r>
      <w:ins w:id="331" w:author="jerry zhou" w:date="2022-10-31T18:34:00Z">
        <w:r w:rsidR="00946122">
          <w:rPr>
            <w:rFonts w:ascii="Constantia (Body)" w:eastAsia="SimSun" w:hAnsi="Constantia (Body)" w:cs="Constantia (Body)" w:hint="eastAsia"/>
          </w:rPr>
          <w:t>; this</w:t>
        </w:r>
      </w:ins>
      <w:del w:id="332" w:author="jerry zhou" w:date="2022-10-31T18:34:00Z">
        <w:r w:rsidDel="00946122">
          <w:rPr>
            <w:rFonts w:ascii="Constantia (Body)" w:eastAsia="SimSun" w:hAnsi="Constantia (Body)" w:cs="Constantia (Body)"/>
          </w:rPr>
          <w:delText>, this</w:delText>
        </w:r>
      </w:del>
      <w:r>
        <w:rPr>
          <w:rFonts w:ascii="Constantia (Body)" w:eastAsia="SimSun" w:hAnsi="Constantia (Body)" w:cs="Constantia (Body)"/>
        </w:rPr>
        <w:t xml:space="preserve"> phenomeno</w:t>
      </w:r>
      <w:r>
        <w:rPr>
          <w:rFonts w:ascii="Constantia (Body)" w:eastAsia="SimSun" w:hAnsi="Constantia (Body)" w:cs="Constantia (Body)" w:hint="eastAsia"/>
        </w:rPr>
        <w:t>n</w:t>
      </w:r>
      <w:r>
        <w:rPr>
          <w:rFonts w:ascii="Constantia (Body)" w:eastAsia="SimSun" w:hAnsi="Constantia (Body)" w:cs="Constantia (Body)"/>
        </w:rPr>
        <w:t xml:space="preserve"> can be explained by </w:t>
      </w:r>
      <w:ins w:id="333" w:author="jerry zhou" w:date="2022-10-31T18:34:00Z">
        <w:r w:rsidR="00946122">
          <w:rPr>
            <w:rFonts w:ascii="Constantia (Body)" w:eastAsia="SimSun" w:hAnsi="Constantia (Body)" w:cs="Constantia (Body)" w:hint="eastAsia"/>
          </w:rPr>
          <w:t>the</w:t>
        </w:r>
      </w:ins>
      <w:del w:id="334" w:author="jerry zhou" w:date="2022-10-31T18:34:00Z">
        <w:r w:rsidDel="00946122">
          <w:rPr>
            <w:rFonts w:ascii="Constantia (Body)" w:eastAsia="SimSun" w:hAnsi="Constantia (Body)" w:cs="Constantia (Body)"/>
          </w:rPr>
          <w:delText>that</w:delText>
        </w:r>
      </w:del>
      <w:r>
        <w:rPr>
          <w:rFonts w:ascii="Constantia (Body)" w:eastAsia="SimSun" w:hAnsi="Constantia (Body)" w:cs="Constantia (Body)"/>
        </w:rPr>
        <w:t xml:space="preserve"> high mortgage rate </w:t>
      </w:r>
      <w:ins w:id="335" w:author="jerry zhou" w:date="2022-10-31T18:35:00Z">
        <w:r w:rsidR="00946122">
          <w:rPr>
            <w:rFonts w:ascii="Constantia (Body)" w:eastAsia="SimSun" w:hAnsi="Constantia (Body)" w:cs="Constantia (Body)" w:hint="eastAsia"/>
          </w:rPr>
          <w:t>increases</w:t>
        </w:r>
      </w:ins>
      <w:del w:id="336" w:author="jerry zhou" w:date="2022-10-31T18:34:00Z">
        <w:r w:rsidDel="00946122">
          <w:rPr>
            <w:rFonts w:ascii="Constantia (Body)" w:eastAsia="SimSun" w:hAnsi="Constantia (Body)" w:cs="Constantia (Body)"/>
          </w:rPr>
          <w:delText>increases</w:delText>
        </w:r>
      </w:del>
      <w:r>
        <w:rPr>
          <w:rFonts w:ascii="Constantia (Body)" w:eastAsia="SimSun" w:hAnsi="Constantia (Body)" w:cs="Constantia (Body)"/>
        </w:rPr>
        <w:t xml:space="preserve"> the cost of purchasing housing as it is more expensive to use mortgage financing. Thus, the demand for housing falls so as the housing price fall. </w:t>
      </w:r>
    </w:p>
    <w:p w14:paraId="12185223" w14:textId="77777777" w:rsidR="008921CD" w:rsidRDefault="00000000">
      <w:pPr>
        <w:pStyle w:val="Heading1"/>
      </w:pPr>
      <w:r>
        <w:t>Data API publishing</w:t>
      </w:r>
    </w:p>
    <w:p w14:paraId="4A13BAD7" w14:textId="77777777" w:rsidR="008921CD" w:rsidRDefault="00000000">
      <w:pPr>
        <w:pStyle w:val="Heading2"/>
        <w:rPr>
          <w:lang w:val="en-SG" w:eastAsia="zh-CN"/>
        </w:rPr>
      </w:pPr>
      <w:r>
        <w:rPr>
          <w:lang w:val="en-SG" w:eastAsia="zh-CN"/>
        </w:rPr>
        <w:t>Technologies</w:t>
      </w:r>
    </w:p>
    <w:p w14:paraId="71F3B7CC" w14:textId="0729CF78" w:rsidR="008921CD" w:rsidRDefault="00000000">
      <w:pPr>
        <w:rPr>
          <w:lang w:eastAsia="zh-CN"/>
        </w:rPr>
      </w:pPr>
      <w:r>
        <w:rPr>
          <w:lang w:eastAsia="zh-CN"/>
        </w:rPr>
        <w:t>The final cleaned and wrangled dataset has been published for the public in the form of REST-API on AMAZON (AWS) EC2 instance. To achieve this</w:t>
      </w:r>
      <w:ins w:id="337" w:author="jerry zhou" w:date="2022-10-31T18:34:00Z">
        <w:r w:rsidR="00946122">
          <w:rPr>
            <w:lang w:eastAsia="zh-CN"/>
          </w:rPr>
          <w:t>,</w:t>
        </w:r>
      </w:ins>
      <w:r>
        <w:rPr>
          <w:lang w:eastAsia="zh-CN"/>
        </w:rPr>
        <w:t xml:space="preserve"> R and Plumber are used on the Ubuntu distribution. To acquire data following endpoints are developed:</w:t>
      </w:r>
    </w:p>
    <w:p w14:paraId="2DDF0A51" w14:textId="77777777" w:rsidR="008921CD" w:rsidRDefault="008921CD">
      <w:pPr>
        <w:rPr>
          <w:lang w:eastAsia="zh-CN"/>
        </w:rPr>
      </w:pPr>
    </w:p>
    <w:p w14:paraId="609B8CFB" w14:textId="77777777" w:rsidR="008921CD" w:rsidRDefault="00000000">
      <w:pPr>
        <w:rPr>
          <w:sz w:val="32"/>
          <w:szCs w:val="32"/>
          <w:lang w:eastAsia="zh-CN"/>
        </w:rPr>
      </w:pPr>
      <w:r>
        <w:rPr>
          <w:sz w:val="28"/>
          <w:szCs w:val="28"/>
          <w:lang w:eastAsia="zh-CN"/>
        </w:rPr>
        <w:t>Endpoints:</w:t>
      </w:r>
    </w:p>
    <w:p w14:paraId="4A7C64EE" w14:textId="77777777" w:rsidR="008921CD" w:rsidRDefault="00000000">
      <w:pPr>
        <w:rPr>
          <w:lang w:eastAsia="zh-CN"/>
        </w:rPr>
      </w:pPr>
      <w:r>
        <w:rPr>
          <w:i/>
          <w:iCs/>
          <w:lang w:eastAsia="zh-CN"/>
        </w:rPr>
        <w:t>~/</w:t>
      </w:r>
      <w:proofErr w:type="spellStart"/>
      <w:r>
        <w:rPr>
          <w:i/>
          <w:iCs/>
          <w:lang w:eastAsia="zh-CN"/>
        </w:rPr>
        <w:t>data_summary</w:t>
      </w:r>
      <w:proofErr w:type="spellEnd"/>
      <w:r>
        <w:rPr>
          <w:i/>
          <w:iCs/>
          <w:lang w:eastAsia="zh-CN"/>
        </w:rPr>
        <w:t>:</w:t>
      </w:r>
      <w:r>
        <w:rPr>
          <w:lang w:eastAsia="zh-CN"/>
        </w:rPr>
        <w:t xml:space="preserve"> This endpoint provides a summary of each variable in the dataset. e.g., mean, quartiles, count of each factor etc.</w:t>
      </w:r>
    </w:p>
    <w:p w14:paraId="2138DFF2" w14:textId="77777777" w:rsidR="008921CD" w:rsidRDefault="00000000">
      <w:pPr>
        <w:rPr>
          <w:lang w:eastAsia="zh-CN"/>
        </w:rPr>
      </w:pPr>
      <w:r>
        <w:rPr>
          <w:lang w:eastAsia="zh-CN"/>
        </w:rPr>
        <w:lastRenderedPageBreak/>
        <w:t xml:space="preserve">URL: </w:t>
      </w:r>
      <w:hyperlink r:id="rId25" w:history="1">
        <w:r>
          <w:rPr>
            <w:rStyle w:val="Hyperlink"/>
            <w:lang w:eastAsia="zh-CN"/>
          </w:rPr>
          <w:t>http://ec2-3-27-14-25.ap-southeast-2.compute.amazonaws.com:8000/data_summary</w:t>
        </w:r>
      </w:hyperlink>
    </w:p>
    <w:p w14:paraId="1DF40675" w14:textId="77777777" w:rsidR="008921CD" w:rsidRDefault="00000000">
      <w:pPr>
        <w:rPr>
          <w:lang w:eastAsia="zh-CN"/>
        </w:rPr>
      </w:pPr>
      <w:r>
        <w:rPr>
          <w:noProof/>
        </w:rPr>
        <w:drawing>
          <wp:inline distT="0" distB="0" distL="114300" distR="114300" wp14:anchorId="680EDFCC" wp14:editId="1DAC826F">
            <wp:extent cx="6174740" cy="2929890"/>
            <wp:effectExtent l="0" t="0" r="16510" b="381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6"/>
                    <a:stretch>
                      <a:fillRect/>
                    </a:stretch>
                  </pic:blipFill>
                  <pic:spPr>
                    <a:xfrm>
                      <a:off x="0" y="0"/>
                      <a:ext cx="6174740" cy="2929890"/>
                    </a:xfrm>
                    <a:prstGeom prst="rect">
                      <a:avLst/>
                    </a:prstGeom>
                    <a:noFill/>
                    <a:ln>
                      <a:noFill/>
                    </a:ln>
                  </pic:spPr>
                </pic:pic>
              </a:graphicData>
            </a:graphic>
          </wp:inline>
        </w:drawing>
      </w:r>
    </w:p>
    <w:p w14:paraId="35A86B2E" w14:textId="0B285E90" w:rsidR="008921CD" w:rsidRDefault="00000000">
      <w:pPr>
        <w:rPr>
          <w:lang w:eastAsia="zh-CN"/>
        </w:rPr>
      </w:pPr>
      <w:r>
        <w:rPr>
          <w:i/>
          <w:iCs/>
          <w:lang w:eastAsia="zh-CN"/>
        </w:rPr>
        <w:t>~/</w:t>
      </w:r>
      <w:proofErr w:type="spellStart"/>
      <w:r>
        <w:rPr>
          <w:i/>
          <w:iCs/>
          <w:lang w:eastAsia="zh-CN"/>
        </w:rPr>
        <w:t>data_variables</w:t>
      </w:r>
      <w:proofErr w:type="spellEnd"/>
      <w:r>
        <w:rPr>
          <w:i/>
          <w:iCs/>
          <w:lang w:eastAsia="zh-CN"/>
        </w:rPr>
        <w:t xml:space="preserve">: </w:t>
      </w:r>
      <w:r>
        <w:rPr>
          <w:lang w:eastAsia="zh-CN"/>
        </w:rPr>
        <w:t xml:space="preserve">This endpoint provides </w:t>
      </w:r>
      <w:ins w:id="338" w:author="jerry zhou" w:date="2022-10-31T18:34:00Z">
        <w:r w:rsidR="00946122">
          <w:rPr>
            <w:lang w:eastAsia="zh-CN"/>
          </w:rPr>
          <w:t xml:space="preserve">the </w:t>
        </w:r>
      </w:ins>
      <w:r>
        <w:rPr>
          <w:lang w:eastAsia="zh-CN"/>
        </w:rPr>
        <w:t>names of all columns in the dataset.</w:t>
      </w:r>
    </w:p>
    <w:p w14:paraId="192491CA" w14:textId="77777777" w:rsidR="008921CD" w:rsidRDefault="00000000">
      <w:pPr>
        <w:rPr>
          <w:lang w:eastAsia="zh-CN"/>
        </w:rPr>
      </w:pPr>
      <w:r>
        <w:rPr>
          <w:lang w:eastAsia="zh-CN"/>
        </w:rPr>
        <w:t>URL: http://ec2-3-27-14-25.ap-southeast-2.compute.amazonaws.com:8000/data_variables</w:t>
      </w:r>
    </w:p>
    <w:p w14:paraId="2AF9B033" w14:textId="77777777" w:rsidR="008921CD" w:rsidRDefault="00000000">
      <w:pPr>
        <w:rPr>
          <w:lang w:eastAsia="zh-CN"/>
        </w:rPr>
      </w:pPr>
      <w:r>
        <w:rPr>
          <w:noProof/>
        </w:rPr>
        <w:drawing>
          <wp:inline distT="0" distB="0" distL="114300" distR="114300" wp14:anchorId="7E149052" wp14:editId="75F19C3C">
            <wp:extent cx="6186805" cy="1430655"/>
            <wp:effectExtent l="0" t="0" r="4445" b="1714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27"/>
                    <a:stretch>
                      <a:fillRect/>
                    </a:stretch>
                  </pic:blipFill>
                  <pic:spPr>
                    <a:xfrm>
                      <a:off x="0" y="0"/>
                      <a:ext cx="6186805" cy="1430655"/>
                    </a:xfrm>
                    <a:prstGeom prst="rect">
                      <a:avLst/>
                    </a:prstGeom>
                    <a:noFill/>
                    <a:ln>
                      <a:noFill/>
                    </a:ln>
                  </pic:spPr>
                </pic:pic>
              </a:graphicData>
            </a:graphic>
          </wp:inline>
        </w:drawing>
      </w:r>
    </w:p>
    <w:p w14:paraId="47E968BF" w14:textId="4AEA59C2" w:rsidR="008921CD" w:rsidRDefault="00000000">
      <w:pPr>
        <w:rPr>
          <w:lang w:eastAsia="zh-CN"/>
        </w:rPr>
      </w:pPr>
      <w:r>
        <w:rPr>
          <w:i/>
          <w:iCs/>
          <w:lang w:eastAsia="zh-CN"/>
        </w:rPr>
        <w:t>~/</w:t>
      </w:r>
      <w:proofErr w:type="spellStart"/>
      <w:r>
        <w:rPr>
          <w:i/>
          <w:iCs/>
          <w:lang w:eastAsia="zh-CN"/>
        </w:rPr>
        <w:t>data_all</w:t>
      </w:r>
      <w:proofErr w:type="spellEnd"/>
      <w:r>
        <w:rPr>
          <w:i/>
          <w:iCs/>
          <w:lang w:eastAsia="zh-CN"/>
        </w:rPr>
        <w:t xml:space="preserve">: </w:t>
      </w:r>
      <w:r>
        <w:rPr>
          <w:lang w:eastAsia="zh-CN"/>
        </w:rPr>
        <w:t xml:space="preserve">This endpoint sends back the whole dataset in </w:t>
      </w:r>
      <w:ins w:id="339" w:author="jerry zhou" w:date="2022-10-31T18:34:00Z">
        <w:r w:rsidR="00946122">
          <w:rPr>
            <w:lang w:eastAsia="zh-CN"/>
          </w:rPr>
          <w:t>JSON</w:t>
        </w:r>
      </w:ins>
      <w:del w:id="340" w:author="jerry zhou" w:date="2022-10-31T18:34:00Z">
        <w:r w:rsidDel="00946122">
          <w:rPr>
            <w:lang w:eastAsia="zh-CN"/>
          </w:rPr>
          <w:delText>Json</w:delText>
        </w:r>
      </w:del>
      <w:r>
        <w:rPr>
          <w:lang w:eastAsia="zh-CN"/>
        </w:rPr>
        <w:t xml:space="preserve"> format.</w:t>
      </w:r>
    </w:p>
    <w:p w14:paraId="60644785" w14:textId="77777777" w:rsidR="008921CD" w:rsidRDefault="00000000">
      <w:pPr>
        <w:rPr>
          <w:lang w:eastAsia="zh-CN"/>
        </w:rPr>
      </w:pPr>
      <w:r>
        <w:rPr>
          <w:lang w:eastAsia="zh-CN"/>
        </w:rPr>
        <w:t>URL:</w:t>
      </w:r>
    </w:p>
    <w:p w14:paraId="021894E2" w14:textId="77777777" w:rsidR="008921CD" w:rsidRDefault="00000000">
      <w:pPr>
        <w:rPr>
          <w:lang w:eastAsia="zh-CN"/>
        </w:rPr>
      </w:pPr>
      <w:r>
        <w:rPr>
          <w:lang w:eastAsia="zh-CN"/>
        </w:rPr>
        <w:t>http://ec2-3-27-14-25.ap-southeast-2.compute.amazonaws.com:8000/data_all</w:t>
      </w:r>
    </w:p>
    <w:p w14:paraId="0414543C" w14:textId="77777777" w:rsidR="008921CD" w:rsidRDefault="00000000">
      <w:pPr>
        <w:rPr>
          <w:lang w:eastAsia="zh-CN"/>
        </w:rPr>
      </w:pPr>
      <w:r>
        <w:rPr>
          <w:noProof/>
        </w:rPr>
        <w:drawing>
          <wp:inline distT="0" distB="0" distL="114300" distR="114300" wp14:anchorId="5103B324" wp14:editId="15FC43F9">
            <wp:extent cx="6174740" cy="2620645"/>
            <wp:effectExtent l="0" t="0" r="16510" b="8255"/>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pic:cNvPicPr>
                      <a:picLocks noChangeAspect="1"/>
                    </pic:cNvPicPr>
                  </pic:nvPicPr>
                  <pic:blipFill>
                    <a:blip r:embed="rId28"/>
                    <a:stretch>
                      <a:fillRect/>
                    </a:stretch>
                  </pic:blipFill>
                  <pic:spPr>
                    <a:xfrm>
                      <a:off x="0" y="0"/>
                      <a:ext cx="6174740" cy="2620645"/>
                    </a:xfrm>
                    <a:prstGeom prst="rect">
                      <a:avLst/>
                    </a:prstGeom>
                    <a:noFill/>
                    <a:ln>
                      <a:noFill/>
                    </a:ln>
                  </pic:spPr>
                </pic:pic>
              </a:graphicData>
            </a:graphic>
          </wp:inline>
        </w:drawing>
      </w:r>
    </w:p>
    <w:p w14:paraId="1AF022C5" w14:textId="4CABE7F9" w:rsidR="008921CD" w:rsidRDefault="00000000">
      <w:pPr>
        <w:rPr>
          <w:lang w:eastAsia="zh-CN"/>
        </w:rPr>
      </w:pPr>
      <w:r>
        <w:rPr>
          <w:i/>
          <w:iCs/>
          <w:lang w:eastAsia="zh-CN"/>
        </w:rPr>
        <w:lastRenderedPageBreak/>
        <w:t xml:space="preserve">~/plot: </w:t>
      </w:r>
      <w:r>
        <w:rPr>
          <w:lang w:eastAsia="zh-CN"/>
        </w:rPr>
        <w:t>This endpoint prints the plot of all indicators in one plot</w:t>
      </w:r>
      <w:ins w:id="341" w:author="jerry zhou" w:date="2022-10-31T18:34:00Z">
        <w:r w:rsidR="00946122">
          <w:rPr>
            <w:lang w:eastAsia="zh-CN"/>
          </w:rPr>
          <w:t>,</w:t>
        </w:r>
      </w:ins>
      <w:r>
        <w:rPr>
          <w:lang w:eastAsia="zh-CN"/>
        </w:rPr>
        <w:t xml:space="preserve"> like the </w:t>
      </w:r>
      <w:ins w:id="342" w:author="jerry zhou" w:date="2022-10-31T19:04:00Z">
        <w:r w:rsidR="0001101A">
          <w:rPr>
            <w:lang w:eastAsia="zh-CN"/>
          </w:rPr>
          <w:t>visualization</w:t>
        </w:r>
      </w:ins>
      <w:del w:id="343" w:author="jerry zhou" w:date="2022-10-31T19:04:00Z">
        <w:r w:rsidDel="0001101A">
          <w:rPr>
            <w:lang w:eastAsia="zh-CN"/>
          </w:rPr>
          <w:delText>visualization</w:delText>
        </w:r>
      </w:del>
      <w:r>
        <w:rPr>
          <w:lang w:eastAsia="zh-CN"/>
        </w:rPr>
        <w:t xml:space="preserve"> section in this report.</w:t>
      </w:r>
    </w:p>
    <w:p w14:paraId="0972A70B" w14:textId="77777777" w:rsidR="008921CD" w:rsidRDefault="00000000">
      <w:pPr>
        <w:rPr>
          <w:lang w:eastAsia="zh-CN"/>
        </w:rPr>
      </w:pPr>
      <w:r>
        <w:rPr>
          <w:lang w:eastAsia="zh-CN"/>
        </w:rPr>
        <w:t>URL: http://ec2-3-27-14-25.ap-southeast-2.compute.amazonaws.com:8000/plot</w:t>
      </w:r>
    </w:p>
    <w:p w14:paraId="0E7F002B" w14:textId="77777777" w:rsidR="008921CD" w:rsidRDefault="00000000">
      <w:pPr>
        <w:rPr>
          <w:lang w:eastAsia="zh-CN"/>
        </w:rPr>
      </w:pPr>
      <w:r>
        <w:rPr>
          <w:noProof/>
        </w:rPr>
        <w:drawing>
          <wp:inline distT="0" distB="0" distL="114300" distR="114300" wp14:anchorId="09C85D69" wp14:editId="66B4303A">
            <wp:extent cx="6179185" cy="2976245"/>
            <wp:effectExtent l="0" t="0" r="12065" b="1460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29"/>
                    <a:stretch>
                      <a:fillRect/>
                    </a:stretch>
                  </pic:blipFill>
                  <pic:spPr>
                    <a:xfrm>
                      <a:off x="0" y="0"/>
                      <a:ext cx="6179185" cy="2976245"/>
                    </a:xfrm>
                    <a:prstGeom prst="rect">
                      <a:avLst/>
                    </a:prstGeom>
                    <a:noFill/>
                    <a:ln>
                      <a:noFill/>
                    </a:ln>
                  </pic:spPr>
                </pic:pic>
              </a:graphicData>
            </a:graphic>
          </wp:inline>
        </w:drawing>
      </w:r>
    </w:p>
    <w:p w14:paraId="39361F11" w14:textId="088F70F5" w:rsidR="008921CD" w:rsidRDefault="00000000">
      <w:pPr>
        <w:rPr>
          <w:lang w:eastAsia="zh-CN"/>
        </w:rPr>
      </w:pPr>
      <w:r>
        <w:rPr>
          <w:i/>
          <w:iCs/>
          <w:lang w:eastAsia="zh-CN"/>
        </w:rPr>
        <w:t>~/</w:t>
      </w:r>
      <w:proofErr w:type="spellStart"/>
      <w:r>
        <w:rPr>
          <w:i/>
          <w:iCs/>
          <w:lang w:eastAsia="zh-CN"/>
        </w:rPr>
        <w:t>data_selected</w:t>
      </w:r>
      <w:proofErr w:type="spellEnd"/>
      <w:r>
        <w:rPr>
          <w:i/>
          <w:iCs/>
          <w:lang w:eastAsia="zh-CN"/>
        </w:rPr>
        <w:t xml:space="preserve">: </w:t>
      </w:r>
      <w:r>
        <w:rPr>
          <w:lang w:eastAsia="zh-CN"/>
        </w:rPr>
        <w:t xml:space="preserve">This endpoint provides data between selected dates. </w:t>
      </w:r>
      <w:ins w:id="344" w:author="jerry zhou" w:date="2022-10-31T18:33:00Z">
        <w:r w:rsidR="00946122">
          <w:rPr>
            <w:lang w:eastAsia="zh-CN"/>
          </w:rPr>
          <w:t>The date</w:t>
        </w:r>
      </w:ins>
      <w:del w:id="345" w:author="jerry zhou" w:date="2022-10-31T18:33:00Z">
        <w:r w:rsidDel="00946122">
          <w:rPr>
            <w:lang w:eastAsia="zh-CN"/>
          </w:rPr>
          <w:delText>Date</w:delText>
        </w:r>
      </w:del>
      <w:r>
        <w:rPr>
          <w:lang w:eastAsia="zh-CN"/>
        </w:rPr>
        <w:t xml:space="preserve"> range can be specified by using '</w:t>
      </w:r>
      <w:proofErr w:type="spellStart"/>
      <w:r>
        <w:rPr>
          <w:i/>
          <w:iCs/>
          <w:lang w:eastAsia="zh-CN"/>
        </w:rPr>
        <w:t>year_from</w:t>
      </w:r>
      <w:proofErr w:type="spellEnd"/>
      <w:r>
        <w:rPr>
          <w:i/>
          <w:iCs/>
          <w:lang w:eastAsia="zh-CN"/>
        </w:rPr>
        <w:t>'</w:t>
      </w:r>
      <w:r>
        <w:rPr>
          <w:lang w:eastAsia="zh-CN"/>
        </w:rPr>
        <w:t xml:space="preserve"> and '</w:t>
      </w:r>
      <w:proofErr w:type="spellStart"/>
      <w:r>
        <w:rPr>
          <w:i/>
          <w:iCs/>
          <w:lang w:eastAsia="zh-CN"/>
        </w:rPr>
        <w:t>year_to</w:t>
      </w:r>
      <w:proofErr w:type="spellEnd"/>
      <w:r>
        <w:rPr>
          <w:lang w:eastAsia="zh-CN"/>
        </w:rPr>
        <w:t xml:space="preserve">' parameters in </w:t>
      </w:r>
      <w:ins w:id="346" w:author="jerry zhou" w:date="2022-10-31T18:33:00Z">
        <w:r w:rsidR="00946122">
          <w:rPr>
            <w:lang w:eastAsia="zh-CN"/>
          </w:rPr>
          <w:t xml:space="preserve">the </w:t>
        </w:r>
      </w:ins>
      <w:r>
        <w:rPr>
          <w:lang w:eastAsia="zh-CN"/>
        </w:rPr>
        <w:t>URL.</w:t>
      </w:r>
    </w:p>
    <w:p w14:paraId="6C529C2A" w14:textId="77777777" w:rsidR="008921CD" w:rsidRDefault="00000000">
      <w:pPr>
        <w:rPr>
          <w:lang w:eastAsia="zh-CN"/>
        </w:rPr>
      </w:pPr>
      <w:r>
        <w:rPr>
          <w:lang w:eastAsia="zh-CN"/>
        </w:rPr>
        <w:t>Example:</w:t>
      </w:r>
    </w:p>
    <w:p w14:paraId="383DD645" w14:textId="77777777" w:rsidR="008921CD" w:rsidRDefault="00000000">
      <w:pPr>
        <w:rPr>
          <w:lang w:eastAsia="zh-CN"/>
        </w:rPr>
      </w:pPr>
      <w:hyperlink r:id="rId30" w:history="1">
        <w:r>
          <w:rPr>
            <w:rStyle w:val="Hyperlink"/>
            <w:lang w:eastAsia="zh-CN"/>
          </w:rPr>
          <w:t>http://ec2-3-27-14-25.ap-southeast-2.compute.amazonaws.com:8000/data_selected?year_from=1999&amp;year_to=2001</w:t>
        </w:r>
      </w:hyperlink>
    </w:p>
    <w:p w14:paraId="3751D4D5" w14:textId="77777777" w:rsidR="008921CD" w:rsidRDefault="00000000">
      <w:pPr>
        <w:rPr>
          <w:lang w:eastAsia="zh-CN"/>
        </w:rPr>
      </w:pPr>
      <w:r>
        <w:rPr>
          <w:noProof/>
        </w:rPr>
        <w:drawing>
          <wp:inline distT="0" distB="0" distL="114300" distR="114300" wp14:anchorId="29AB0BEB" wp14:editId="21F510F6">
            <wp:extent cx="6183630" cy="2899410"/>
            <wp:effectExtent l="0" t="0" r="7620" b="15240"/>
            <wp:docPr id="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6"/>
                    <pic:cNvPicPr>
                      <a:picLocks noChangeAspect="1"/>
                    </pic:cNvPicPr>
                  </pic:nvPicPr>
                  <pic:blipFill>
                    <a:blip r:embed="rId31"/>
                    <a:stretch>
                      <a:fillRect/>
                    </a:stretch>
                  </pic:blipFill>
                  <pic:spPr>
                    <a:xfrm>
                      <a:off x="0" y="0"/>
                      <a:ext cx="6183630" cy="2899410"/>
                    </a:xfrm>
                    <a:prstGeom prst="rect">
                      <a:avLst/>
                    </a:prstGeom>
                    <a:noFill/>
                    <a:ln>
                      <a:noFill/>
                    </a:ln>
                  </pic:spPr>
                </pic:pic>
              </a:graphicData>
            </a:graphic>
          </wp:inline>
        </w:drawing>
      </w:r>
    </w:p>
    <w:p w14:paraId="595EB8F5" w14:textId="77777777" w:rsidR="008921CD" w:rsidRDefault="00000000">
      <w:pPr>
        <w:pStyle w:val="Heading1"/>
        <w:rPr>
          <w:rFonts w:ascii="Constantia (Body)" w:hAnsi="Constantia (Body)" w:cs="Constantia (Body)" w:hint="eastAsia"/>
        </w:rPr>
      </w:pPr>
      <w:r>
        <w:rPr>
          <w:rFonts w:ascii="Constantia (Body)" w:hAnsi="Constantia (Body)" w:cs="Constantia (Body)"/>
        </w:rPr>
        <w:t>Summary</w:t>
      </w:r>
    </w:p>
    <w:p w14:paraId="21EA7715" w14:textId="0E48D361" w:rsidR="008921CD" w:rsidRDefault="00000000">
      <w:pPr>
        <w:rPr>
          <w:rFonts w:ascii="Constantia (Body)" w:hAnsi="Constantia (Body)" w:cs="Constantia (Body)" w:hint="eastAsia"/>
        </w:rPr>
      </w:pPr>
      <w:r>
        <w:rPr>
          <w:rFonts w:ascii="Constantia (Body)" w:hAnsi="Constantia (Body)" w:cs="Constantia (Body)"/>
        </w:rPr>
        <w:t xml:space="preserve">To conclude our study, by following a clearly defined goal, we have carried out </w:t>
      </w:r>
      <w:ins w:id="347" w:author="jerry zhou" w:date="2022-10-31T18:32:00Z">
        <w:r w:rsidR="00946122">
          <w:rPr>
            <w:rFonts w:ascii="Constantia (Body)" w:hAnsi="Constantia (Body)" w:cs="Constantia (Body)" w:hint="eastAsia"/>
          </w:rPr>
          <w:t xml:space="preserve">an </w:t>
        </w:r>
      </w:ins>
      <w:r>
        <w:rPr>
          <w:rFonts w:ascii="Constantia (Body)" w:hAnsi="Constantia (Body)" w:cs="Constantia (Body)"/>
        </w:rPr>
        <w:t xml:space="preserve">in-depth discussion and analysis of the topic. </w:t>
      </w:r>
      <w:ins w:id="348" w:author="jerry zhou" w:date="2022-10-31T18:32:00Z">
        <w:r w:rsidR="00946122">
          <w:rPr>
            <w:rFonts w:ascii="Constantia (Body)" w:hAnsi="Constantia (Body)" w:cs="Constantia (Body)" w:hint="eastAsia"/>
          </w:rPr>
          <w:t>Extensive</w:t>
        </w:r>
      </w:ins>
      <w:del w:id="349" w:author="jerry zhou" w:date="2022-10-31T18:32:00Z">
        <w:r w:rsidDel="00946122">
          <w:rPr>
            <w:rFonts w:ascii="Constantia (Body)" w:hAnsi="Constantia (Body)" w:cs="Constantia (Body)"/>
          </w:rPr>
          <w:delText>An extensive</w:delText>
        </w:r>
      </w:del>
      <w:r>
        <w:rPr>
          <w:rFonts w:ascii="Constantia (Body)" w:hAnsi="Constantia (Body)" w:cs="Constantia (Body)"/>
        </w:rPr>
        <w:t xml:space="preserve"> research on the available data sources has been performed. After some trial and error, reliable data sources have been identified</w:t>
      </w:r>
      <w:ins w:id="350" w:author="jerry zhou" w:date="2022-10-31T18:32:00Z">
        <w:r w:rsidR="00946122">
          <w:rPr>
            <w:rFonts w:ascii="Constantia (Body)" w:hAnsi="Constantia (Body)" w:cs="Constantia (Body)" w:hint="eastAsia"/>
          </w:rPr>
          <w:t>,</w:t>
        </w:r>
      </w:ins>
      <w:r>
        <w:rPr>
          <w:rFonts w:ascii="Constantia (Body)" w:hAnsi="Constantia (Body)" w:cs="Constantia (Body)"/>
        </w:rPr>
        <w:t xml:space="preserve"> and we have cod</w:t>
      </w:r>
      <w:r>
        <w:rPr>
          <w:rFonts w:ascii="Constantia (Body)" w:hAnsi="Constantia (Body)" w:cs="Constantia (Body)" w:hint="eastAsia"/>
          <w:lang w:eastAsia="zh-CN"/>
        </w:rPr>
        <w:t>ed</w:t>
      </w:r>
      <w:r>
        <w:rPr>
          <w:rFonts w:ascii="Constantia (Body)" w:hAnsi="Constantia (Body)" w:cs="Constantia (Body)"/>
        </w:rPr>
        <w:t xml:space="preserve"> for web </w:t>
      </w:r>
      <w:ins w:id="351" w:author="jerry zhou" w:date="2022-10-31T18:32:00Z">
        <w:r w:rsidR="00946122">
          <w:rPr>
            <w:rFonts w:ascii="Constantia (Body)" w:hAnsi="Constantia (Body)" w:cs="Constantia (Body)" w:hint="eastAsia"/>
          </w:rPr>
          <w:t>content</w:t>
        </w:r>
      </w:ins>
      <w:del w:id="352" w:author="jerry zhou" w:date="2022-10-31T18:32:00Z">
        <w:r w:rsidDel="00946122">
          <w:rPr>
            <w:rFonts w:ascii="Constantia (Body)" w:hAnsi="Constantia (Body)" w:cs="Constantia (Body)"/>
          </w:rPr>
          <w:delText>contents</w:delText>
        </w:r>
      </w:del>
      <w:r>
        <w:rPr>
          <w:rFonts w:ascii="Constantia (Body)" w:hAnsi="Constantia (Body)" w:cs="Constantia (Body)"/>
        </w:rPr>
        <w:t xml:space="preserve"> scraping, followed by data </w:t>
      </w:r>
      <w:r>
        <w:rPr>
          <w:rFonts w:ascii="Constantia (Body)" w:hAnsi="Constantia (Body)" w:cs="Constantia (Body)"/>
        </w:rPr>
        <w:lastRenderedPageBreak/>
        <w:t xml:space="preserve">wrangling and </w:t>
      </w:r>
      <w:ins w:id="353" w:author="jerry zhou" w:date="2022-10-31T19:04:00Z">
        <w:r w:rsidR="0001101A">
          <w:rPr>
            <w:rFonts w:ascii="Constantia (Body)" w:hAnsi="Constantia (Body)" w:cs="Constantia (Body)" w:hint="eastAsia"/>
          </w:rPr>
          <w:t>visualization</w:t>
        </w:r>
      </w:ins>
      <w:del w:id="354" w:author="jerry zhou" w:date="2022-10-31T19:04:00Z">
        <w:r w:rsidDel="0001101A">
          <w:rPr>
            <w:rFonts w:ascii="Constantia (Body)" w:hAnsi="Constantia (Body)" w:cs="Constantia (Body)"/>
          </w:rPr>
          <w:delText>visualization</w:delText>
        </w:r>
      </w:del>
      <w:r>
        <w:rPr>
          <w:rFonts w:ascii="Constantia (Body)" w:hAnsi="Constantia (Body)" w:cs="Constantia (Body)"/>
        </w:rPr>
        <w:t xml:space="preserve">. The analytic results </w:t>
      </w:r>
      <w:ins w:id="355" w:author="jerry zhou" w:date="2022-10-31T18:32:00Z">
        <w:r w:rsidR="00946122">
          <w:rPr>
            <w:rFonts w:ascii="Constantia (Body)" w:hAnsi="Constantia (Body)" w:cs="Constantia (Body)" w:hint="eastAsia"/>
          </w:rPr>
          <w:t>of</w:t>
        </w:r>
      </w:ins>
      <w:del w:id="356" w:author="jerry zhou" w:date="2022-10-31T18:32:00Z">
        <w:r w:rsidDel="00946122">
          <w:rPr>
            <w:rFonts w:ascii="Constantia (Body)" w:hAnsi="Constantia (Body)" w:cs="Constantia (Body)"/>
          </w:rPr>
          <w:delText>on</w:delText>
        </w:r>
      </w:del>
      <w:r>
        <w:rPr>
          <w:rFonts w:ascii="Constantia (Body)" w:hAnsi="Constantia (Body)" w:cs="Constantia (Body)"/>
        </w:rPr>
        <w:t xml:space="preserve"> the data </w:t>
      </w:r>
      <w:ins w:id="357" w:author="jerry zhou" w:date="2022-10-31T19:04:00Z">
        <w:r w:rsidR="0001101A">
          <w:rPr>
            <w:rFonts w:ascii="Constantia (Body)" w:hAnsi="Constantia (Body)" w:cs="Constantia (Body)" w:hint="eastAsia"/>
          </w:rPr>
          <w:t>visualization</w:t>
        </w:r>
      </w:ins>
      <w:del w:id="358" w:author="jerry zhou" w:date="2022-10-31T19:04:00Z">
        <w:r w:rsidDel="0001101A">
          <w:rPr>
            <w:rFonts w:ascii="Constantia (Body)" w:hAnsi="Constantia (Body)" w:cs="Constantia (Body)"/>
          </w:rPr>
          <w:delText>visualization</w:delText>
        </w:r>
      </w:del>
      <w:r>
        <w:rPr>
          <w:rFonts w:ascii="Constantia (Body)" w:hAnsi="Constantia (Body)" w:cs="Constantia (Body)"/>
        </w:rPr>
        <w:t xml:space="preserve"> complied </w:t>
      </w:r>
      <w:ins w:id="359" w:author="jerry zhou" w:date="2022-10-31T18:32:00Z">
        <w:r w:rsidR="00946122">
          <w:rPr>
            <w:rFonts w:ascii="Constantia (Body)" w:hAnsi="Constantia (Body)" w:cs="Constantia (Body)" w:hint="eastAsia"/>
          </w:rPr>
          <w:t>with</w:t>
        </w:r>
      </w:ins>
      <w:del w:id="360" w:author="jerry zhou" w:date="2022-10-31T18:32:00Z">
        <w:r w:rsidDel="00946122">
          <w:rPr>
            <w:rFonts w:ascii="Constantia (Body)" w:hAnsi="Constantia (Body)" w:cs="Constantia (Body)"/>
          </w:rPr>
          <w:delText>to</w:delText>
        </w:r>
      </w:del>
      <w:r>
        <w:rPr>
          <w:rFonts w:ascii="Constantia (Body)" w:hAnsi="Constantia (Body)" w:cs="Constantia (Body)"/>
        </w:rPr>
        <w:t xml:space="preserve"> the economic theory and principle</w:t>
      </w:r>
      <w:ins w:id="361" w:author="jerry zhou" w:date="2022-10-31T18:33:00Z">
        <w:r w:rsidR="00946122">
          <w:rPr>
            <w:rFonts w:ascii="Constantia (Body)" w:hAnsi="Constantia (Body)" w:cs="Constantia (Body)" w:hint="eastAsia"/>
          </w:rPr>
          <w:t>,</w:t>
        </w:r>
      </w:ins>
      <w:r>
        <w:rPr>
          <w:rFonts w:ascii="Constantia (Body)" w:hAnsi="Constantia (Body)" w:cs="Constantia (Body)" w:hint="eastAsia"/>
          <w:lang w:eastAsia="zh-CN"/>
        </w:rPr>
        <w:t xml:space="preserve"> </w:t>
      </w:r>
      <w:ins w:id="362" w:author="jerry zhou" w:date="2022-10-31T19:10:00Z">
        <w:r w:rsidR="00A10E57">
          <w:rPr>
            <w:rFonts w:ascii="Constantia (Body)" w:hAnsi="Constantia (Body)" w:cs="Constantia (Body)" w:hint="eastAsia"/>
            <w:lang w:eastAsia="zh-CN"/>
          </w:rPr>
          <w:t>and</w:t>
        </w:r>
      </w:ins>
      <w:del w:id="363" w:author="jerry zhou" w:date="2022-10-31T19:10:00Z">
        <w:r w:rsidDel="00A10E57">
          <w:rPr>
            <w:rFonts w:ascii="Constantia (Body)" w:hAnsi="Constantia (Body)" w:cs="Constantia (Body)" w:hint="eastAsia"/>
            <w:lang w:eastAsia="zh-CN"/>
          </w:rPr>
          <w:delText>as well as</w:delText>
        </w:r>
      </w:del>
      <w:r>
        <w:rPr>
          <w:rFonts w:ascii="Constantia (Body)" w:hAnsi="Constantia (Body)" w:cs="Constantia (Body)" w:hint="eastAsia"/>
          <w:lang w:eastAsia="zh-CN"/>
        </w:rPr>
        <w:t xml:space="preserve"> major international events</w:t>
      </w:r>
      <w:r>
        <w:rPr>
          <w:rFonts w:ascii="Constantia (Body)" w:hAnsi="Constantia (Body)" w:cs="Constantia (Body)"/>
        </w:rPr>
        <w:t xml:space="preserve"> </w:t>
      </w:r>
      <w:ins w:id="364" w:author="jerry zhou" w:date="2022-10-31T18:33:00Z">
        <w:r w:rsidR="00946122">
          <w:rPr>
            <w:rFonts w:ascii="Constantia (Body)" w:hAnsi="Constantia (Body)" w:cs="Constantia (Body)" w:hint="eastAsia"/>
          </w:rPr>
          <w:t>have</w:t>
        </w:r>
      </w:ins>
      <w:del w:id="365" w:author="jerry zhou" w:date="2022-10-31T18:33:00Z">
        <w:r w:rsidDel="00946122">
          <w:rPr>
            <w:rFonts w:ascii="Constantia (Body)" w:hAnsi="Constantia (Body)" w:cs="Constantia (Body)"/>
          </w:rPr>
          <w:delText>has</w:delText>
        </w:r>
      </w:del>
      <w:r>
        <w:rPr>
          <w:rFonts w:ascii="Constantia (Body)" w:hAnsi="Constantia (Body)" w:cs="Constantia (Body)"/>
        </w:rPr>
        <w:t xml:space="preserve"> further proved our data collectio</w:t>
      </w:r>
      <w:r>
        <w:rPr>
          <w:rFonts w:ascii="Constantia (Body)" w:hAnsi="Constantia (Body)" w:cs="Constantia (Body)" w:hint="eastAsia"/>
          <w:lang w:eastAsia="zh-CN"/>
        </w:rPr>
        <w:t xml:space="preserve">n to be </w:t>
      </w:r>
      <w:r>
        <w:rPr>
          <w:rFonts w:ascii="Constantia (Body)" w:hAnsi="Constantia (Body)" w:cs="Constantia (Body)"/>
        </w:rPr>
        <w:t>successful.</w:t>
      </w:r>
    </w:p>
    <w:p w14:paraId="3AE71F92" w14:textId="77777777" w:rsidR="008921CD" w:rsidRDefault="008921CD">
      <w:pPr>
        <w:pStyle w:val="Heading1"/>
        <w:rPr>
          <w:rFonts w:ascii="Constantia (Body)" w:hAnsi="Constantia (Body)" w:cs="Constantia (Body)" w:hint="eastAsia"/>
        </w:rPr>
      </w:pPr>
    </w:p>
    <w:p w14:paraId="4FB2EDB1" w14:textId="77777777" w:rsidR="008921CD" w:rsidRDefault="00000000">
      <w:pPr>
        <w:pStyle w:val="Heading1"/>
        <w:rPr>
          <w:rFonts w:ascii="Constantia (Body)" w:hAnsi="Constantia (Body)" w:cs="Constantia (Body)" w:hint="eastAsia"/>
        </w:rPr>
      </w:pPr>
      <w:r>
        <w:rPr>
          <w:rFonts w:ascii="Constantia (Body)" w:hAnsi="Constantia (Body)" w:cs="Constantia (Body)"/>
        </w:rPr>
        <w:t>Reference</w:t>
      </w:r>
    </w:p>
    <w:p w14:paraId="1E558E59" w14:textId="77777777" w:rsidR="008921CD" w:rsidRDefault="00000000">
      <w:pPr>
        <w:spacing w:before="100" w:beforeAutospacing="1" w:after="100" w:afterAutospacing="1"/>
        <w:ind w:left="567" w:hanging="567"/>
        <w:jc w:val="left"/>
        <w:rPr>
          <w:rFonts w:ascii="Constantia (Body)" w:hAnsi="Constantia (Body)" w:cs="Constantia (Body)" w:hint="eastAsia"/>
          <w:color w:val="212121"/>
          <w:shd w:val="clear" w:color="auto" w:fill="FFFFFF"/>
        </w:rPr>
      </w:pPr>
      <w:r>
        <w:rPr>
          <w:rFonts w:ascii="Constantia (Body)" w:hAnsi="Constantia (Body)" w:cs="Constantia (Body)"/>
        </w:rPr>
        <w:t xml:space="preserve">1. RBNZ (2022). </w:t>
      </w:r>
      <w:r>
        <w:rPr>
          <w:rFonts w:ascii="Constantia (Body)" w:hAnsi="Constantia (Body)" w:cs="Constantia (Body)"/>
          <w:i/>
          <w:iCs/>
        </w:rPr>
        <w:t>Our legislation</w:t>
      </w:r>
      <w:r>
        <w:rPr>
          <w:rFonts w:ascii="Constantia (Body)" w:hAnsi="Constantia (Body)" w:cs="Constantia (Body)"/>
        </w:rPr>
        <w:t>. https://www.rbnz.govt.nz/about-us/responsibility-and-accountability/our-legislation</w:t>
      </w:r>
      <w:r>
        <w:rPr>
          <w:rFonts w:ascii="Constantia (Body)" w:hAnsi="Constantia (Body)" w:cs="Constantia (Body)"/>
          <w:color w:val="212121"/>
          <w:shd w:val="clear" w:color="auto" w:fill="FFFFFF"/>
        </w:rPr>
        <w:t>.</w:t>
      </w:r>
    </w:p>
    <w:p w14:paraId="5342A726" w14:textId="77777777" w:rsidR="008921CD" w:rsidRDefault="00000000">
      <w:pPr>
        <w:spacing w:before="100" w:beforeAutospacing="1" w:after="100" w:afterAutospacing="1"/>
        <w:ind w:left="567" w:hanging="567"/>
        <w:jc w:val="left"/>
        <w:rPr>
          <w:rFonts w:ascii="Constantia (Body)" w:hAnsi="Constantia (Body)" w:cs="Constantia (Body)" w:hint="eastAsia"/>
        </w:rPr>
      </w:pPr>
      <w:r>
        <w:rPr>
          <w:rFonts w:ascii="Constantia (Body)" w:hAnsi="Constantia (Body)" w:cs="Constantia (Body)"/>
        </w:rPr>
        <w:t xml:space="preserve">2. Kim, J. Y. (2022). </w:t>
      </w:r>
      <w:proofErr w:type="spellStart"/>
      <w:r>
        <w:rPr>
          <w:rFonts w:ascii="Constantia (Body)" w:hAnsi="Constantia (Body)" w:cs="Constantia (Body)"/>
          <w:i/>
          <w:iCs/>
        </w:rPr>
        <w:t>RSelenium</w:t>
      </w:r>
      <w:proofErr w:type="spellEnd"/>
      <w:r>
        <w:rPr>
          <w:rFonts w:ascii="Constantia (Body)" w:hAnsi="Constantia (Body)" w:cs="Constantia (Body)"/>
          <w:i/>
          <w:iCs/>
        </w:rPr>
        <w:t xml:space="preserve"> package</w:t>
      </w:r>
      <w:r>
        <w:rPr>
          <w:rFonts w:ascii="Constantia (Body)" w:hAnsi="Constantia (Body)" w:cs="Constantia (Body)"/>
        </w:rPr>
        <w:t xml:space="preserve">. </w:t>
      </w:r>
      <w:proofErr w:type="spellStart"/>
      <w:r>
        <w:rPr>
          <w:rFonts w:ascii="Constantia (Body)" w:hAnsi="Constantia (Body)" w:cs="Constantia (Body)"/>
        </w:rPr>
        <w:t>RDocumentation</w:t>
      </w:r>
      <w:proofErr w:type="spellEnd"/>
      <w:r>
        <w:rPr>
          <w:rFonts w:ascii="Constantia (Body)" w:hAnsi="Constantia (Body)" w:cs="Constantia (Body)"/>
        </w:rPr>
        <w:t xml:space="preserve">. </w:t>
      </w:r>
      <w:hyperlink r:id="rId32" w:history="1">
        <w:r>
          <w:rPr>
            <w:rStyle w:val="Hyperlink"/>
            <w:rFonts w:ascii="Constantia (Body)" w:hAnsi="Constantia (Body)" w:cs="Constantia (Body)"/>
          </w:rPr>
          <w:t>https://www.rdocumentation.org/packages/RSelenium/versions/1.7.9</w:t>
        </w:r>
      </w:hyperlink>
    </w:p>
    <w:p w14:paraId="3F134D33" w14:textId="77777777" w:rsidR="008921CD" w:rsidRDefault="00000000">
      <w:pPr>
        <w:spacing w:before="100" w:beforeAutospacing="1" w:after="100" w:afterAutospacing="1"/>
        <w:ind w:left="567" w:hanging="567"/>
        <w:jc w:val="left"/>
        <w:rPr>
          <w:rFonts w:ascii="Constantia (Body)" w:hAnsi="Constantia (Body)" w:cs="Constantia (Body)" w:hint="eastAsia"/>
        </w:rPr>
      </w:pPr>
      <w:r>
        <w:rPr>
          <w:rFonts w:ascii="Constantia (Body)" w:hAnsi="Constantia (Body)" w:cs="Constantia (Body)"/>
        </w:rPr>
        <w:t xml:space="preserve">3. Locke, S. (2017). </w:t>
      </w:r>
      <w:r>
        <w:rPr>
          <w:rFonts w:ascii="Constantia (Body)" w:hAnsi="Constantia (Body)" w:cs="Constantia (Body)"/>
          <w:i/>
          <w:iCs/>
        </w:rPr>
        <w:t>Data Manipulation in R</w:t>
      </w:r>
      <w:r>
        <w:rPr>
          <w:rFonts w:ascii="Constantia (Body)" w:hAnsi="Constantia (Body)" w:cs="Constantia (Body)"/>
        </w:rPr>
        <w:t>. Locke Data.</w:t>
      </w:r>
    </w:p>
    <w:p w14:paraId="628562AF" w14:textId="7A6A0B28" w:rsidR="008921CD" w:rsidRDefault="00000000">
      <w:pPr>
        <w:spacing w:before="100" w:beforeAutospacing="1" w:after="100" w:afterAutospacing="1"/>
        <w:ind w:left="567" w:hanging="567"/>
        <w:jc w:val="left"/>
        <w:rPr>
          <w:rFonts w:ascii="Constantia (Body)" w:hAnsi="Constantia (Body)" w:cs="Constantia (Body)" w:hint="eastAsia"/>
        </w:rPr>
      </w:pPr>
      <w:r>
        <w:rPr>
          <w:rFonts w:ascii="Constantia (Body)" w:hAnsi="Constantia (Body)" w:cs="Constantia (Body)"/>
        </w:rPr>
        <w:t xml:space="preserve">4. </w:t>
      </w:r>
      <w:ins w:id="366" w:author="jerry zhou" w:date="2022-10-31T18:28:00Z">
        <w:r w:rsidR="00EA3608" w:rsidRPr="00EA3608">
          <w:t xml:space="preserve">Economy of New Zealand. (2022, October 27). In </w:t>
        </w:r>
        <w:r w:rsidR="00EA3608" w:rsidRPr="00EA3608">
          <w:rPr>
            <w:i/>
            <w:iCs/>
          </w:rPr>
          <w:t>Wikipedia</w:t>
        </w:r>
        <w:r w:rsidR="00EA3608" w:rsidRPr="00EA3608">
          <w:t>. https://en.wikipedia.org/wiki/Economy_of_New_Zealand</w:t>
        </w:r>
      </w:ins>
      <w:del w:id="367" w:author="jerry zhou" w:date="2022-10-31T18:28:00Z">
        <w:r w:rsidDel="00EA3608">
          <w:rPr>
            <w:rFonts w:ascii="Constantia (Body)" w:hAnsi="Constantia (Body)" w:cs="Constantia (Body)"/>
          </w:rPr>
          <w:delText>https://en.wikipedia.org/wiki/Economy_of_New_Zealand</w:delText>
        </w:r>
      </w:del>
    </w:p>
    <w:p w14:paraId="3227C684" w14:textId="77777777" w:rsidR="008921CD" w:rsidRDefault="008921CD">
      <w:pPr>
        <w:spacing w:before="100" w:beforeAutospacing="1" w:after="100" w:afterAutospacing="1"/>
        <w:rPr>
          <w:rFonts w:ascii="Constantia (Body)" w:hAnsi="Constantia (Body)" w:cs="Constantia (Body)" w:hint="eastAsia"/>
        </w:rPr>
      </w:pPr>
    </w:p>
    <w:sectPr w:rsidR="008921CD">
      <w:footerReference w:type="default" r:id="rId33"/>
      <w:pgSz w:w="11906" w:h="16838"/>
      <w:pgMar w:top="950" w:right="1080" w:bottom="808"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0E5B74" w14:textId="77777777" w:rsidR="00DA4BC8" w:rsidRDefault="00DA4BC8">
      <w:pPr>
        <w:spacing w:line="240" w:lineRule="auto"/>
      </w:pPr>
      <w:r>
        <w:separator/>
      </w:r>
    </w:p>
  </w:endnote>
  <w:endnote w:type="continuationSeparator" w:id="0">
    <w:p w14:paraId="5FE04250" w14:textId="77777777" w:rsidR="00DA4BC8" w:rsidRDefault="00DA4BC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nstantia">
    <w:panose1 w:val="02030602050306030303"/>
    <w:charset w:val="00"/>
    <w:family w:val="roman"/>
    <w:pitch w:val="variable"/>
    <w:sig w:usb0="A00002EF" w:usb1="4000204B" w:usb2="00000000" w:usb3="00000000" w:csb0="0000019F" w:csb1="00000000"/>
  </w:font>
  <w:font w:name="STXinwei">
    <w:altName w:val="华文新魏"/>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10006FF" w:usb1="4000FCFF" w:usb2="00000009" w:usb3="00000000" w:csb0="0000019F" w:csb1="00000000"/>
  </w:font>
  <w:font w:name="Constantia (Body)">
    <w:altName w:val="Constantia"/>
    <w:panose1 w:val="020B0604020202020204"/>
    <w:charset w:val="00"/>
    <w:family w:val="auto"/>
    <w:pitch w:val="default"/>
  </w:font>
  <w:font w:name="SimSun">
    <w:altName w:val="宋体"/>
    <w:panose1 w:val="02010600030101010101"/>
    <w:charset w:val="86"/>
    <w:family w:val="auto"/>
    <w:pitch w:val="variable"/>
    <w:sig w:usb0="000000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232B" w14:textId="77777777" w:rsidR="008921CD" w:rsidRDefault="00000000">
    <w:pPr>
      <w:pStyle w:val="Footer"/>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Pr>
        <w:lang w:val="en-GB" w:bidi="en-GB"/>
      </w:rPr>
      <w:t>1</w:t>
    </w:r>
    <w:r>
      <w:rPr>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D7E3EF" w14:textId="77777777" w:rsidR="00DA4BC8" w:rsidRDefault="00DA4BC8">
      <w:pPr>
        <w:spacing w:after="0"/>
      </w:pPr>
      <w:r>
        <w:separator/>
      </w:r>
    </w:p>
  </w:footnote>
  <w:footnote w:type="continuationSeparator" w:id="0">
    <w:p w14:paraId="34922131" w14:textId="77777777" w:rsidR="00DA4BC8" w:rsidRDefault="00DA4BC8">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FFFFFF88"/>
    <w:lvl w:ilvl="0">
      <w:start w:val="1"/>
      <w:numFmt w:val="decimal"/>
      <w:pStyle w:val="ListNumber"/>
      <w:lvlText w:val="%1."/>
      <w:lvlJc w:val="left"/>
      <w:pPr>
        <w:tabs>
          <w:tab w:val="left" w:pos="360"/>
        </w:tabs>
        <w:ind w:left="360" w:hanging="360"/>
      </w:pPr>
    </w:lvl>
  </w:abstractNum>
  <w:abstractNum w:abstractNumId="1" w15:restartNumberingAfterBreak="0">
    <w:nsid w:val="FFFFFF89"/>
    <w:multiLevelType w:val="singleLevel"/>
    <w:tmpl w:val="FFFFFF89"/>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176401F"/>
    <w:multiLevelType w:val="multilevel"/>
    <w:tmpl w:val="0176401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 w15:restartNumberingAfterBreak="0">
    <w:nsid w:val="33102560"/>
    <w:multiLevelType w:val="multilevel"/>
    <w:tmpl w:val="33102560"/>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62A0F35"/>
    <w:multiLevelType w:val="multilevel"/>
    <w:tmpl w:val="462A0F35"/>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52FE1627"/>
    <w:multiLevelType w:val="singleLevel"/>
    <w:tmpl w:val="52FE1627"/>
    <w:lvl w:ilvl="0">
      <w:start w:val="1"/>
      <w:numFmt w:val="decimal"/>
      <w:suff w:val="space"/>
      <w:lvlText w:val="%1)"/>
      <w:lvlJc w:val="left"/>
    </w:lvl>
  </w:abstractNum>
  <w:num w:numId="1" w16cid:durableId="551887218">
    <w:abstractNumId w:val="1"/>
  </w:num>
  <w:num w:numId="2" w16cid:durableId="1827478195">
    <w:abstractNumId w:val="0"/>
  </w:num>
  <w:num w:numId="3" w16cid:durableId="1437945915">
    <w:abstractNumId w:val="3"/>
  </w:num>
  <w:num w:numId="4" w16cid:durableId="905067752">
    <w:abstractNumId w:val="2"/>
  </w:num>
  <w:num w:numId="5" w16cid:durableId="300696752">
    <w:abstractNumId w:val="4"/>
  </w:num>
  <w:num w:numId="6" w16cid:durableId="157373205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ry zhou">
    <w15:presenceInfo w15:providerId="Windows Live" w15:userId="2f195a9f6cde4e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5"/>
  <w:proofState w:spelling="clean" w:grammar="clean"/>
  <w:attachedTemplate r:id="rId1"/>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4A8E"/>
    <w:rsid w:val="00001974"/>
    <w:rsid w:val="000033F2"/>
    <w:rsid w:val="000046E5"/>
    <w:rsid w:val="0001101A"/>
    <w:rsid w:val="0001420B"/>
    <w:rsid w:val="000202B3"/>
    <w:rsid w:val="0002146A"/>
    <w:rsid w:val="00022B86"/>
    <w:rsid w:val="00023FD3"/>
    <w:rsid w:val="00024D7F"/>
    <w:rsid w:val="0003265C"/>
    <w:rsid w:val="000340AC"/>
    <w:rsid w:val="00037DE2"/>
    <w:rsid w:val="00040620"/>
    <w:rsid w:val="00041AD0"/>
    <w:rsid w:val="000435DE"/>
    <w:rsid w:val="0004542E"/>
    <w:rsid w:val="000465EE"/>
    <w:rsid w:val="0004695F"/>
    <w:rsid w:val="00047867"/>
    <w:rsid w:val="00050C79"/>
    <w:rsid w:val="00053DC8"/>
    <w:rsid w:val="00054442"/>
    <w:rsid w:val="00054836"/>
    <w:rsid w:val="00054FC3"/>
    <w:rsid w:val="000574D2"/>
    <w:rsid w:val="00065EDA"/>
    <w:rsid w:val="00067955"/>
    <w:rsid w:val="00072195"/>
    <w:rsid w:val="00072F49"/>
    <w:rsid w:val="00073F79"/>
    <w:rsid w:val="0007537E"/>
    <w:rsid w:val="000768E6"/>
    <w:rsid w:val="00076F82"/>
    <w:rsid w:val="00080C7F"/>
    <w:rsid w:val="00085D1D"/>
    <w:rsid w:val="00086640"/>
    <w:rsid w:val="000878F4"/>
    <w:rsid w:val="00087A32"/>
    <w:rsid w:val="0009014A"/>
    <w:rsid w:val="0009021C"/>
    <w:rsid w:val="00090376"/>
    <w:rsid w:val="000A4E1E"/>
    <w:rsid w:val="000A59ED"/>
    <w:rsid w:val="000A7D37"/>
    <w:rsid w:val="000B0872"/>
    <w:rsid w:val="000B0987"/>
    <w:rsid w:val="000B28D5"/>
    <w:rsid w:val="000B39EA"/>
    <w:rsid w:val="000B3F1F"/>
    <w:rsid w:val="000B4308"/>
    <w:rsid w:val="000B4D09"/>
    <w:rsid w:val="000C1A66"/>
    <w:rsid w:val="000C2682"/>
    <w:rsid w:val="000C4353"/>
    <w:rsid w:val="000D011A"/>
    <w:rsid w:val="000D264C"/>
    <w:rsid w:val="000D3505"/>
    <w:rsid w:val="000D4D35"/>
    <w:rsid w:val="000E0065"/>
    <w:rsid w:val="000E010D"/>
    <w:rsid w:val="000E0FE3"/>
    <w:rsid w:val="000E2C09"/>
    <w:rsid w:val="000E76E3"/>
    <w:rsid w:val="000F1D03"/>
    <w:rsid w:val="000F30E2"/>
    <w:rsid w:val="000F3C11"/>
    <w:rsid w:val="0010162F"/>
    <w:rsid w:val="00102811"/>
    <w:rsid w:val="00104ABD"/>
    <w:rsid w:val="00106231"/>
    <w:rsid w:val="0010665C"/>
    <w:rsid w:val="00110378"/>
    <w:rsid w:val="00110A5D"/>
    <w:rsid w:val="00111FAC"/>
    <w:rsid w:val="001125DB"/>
    <w:rsid w:val="00113368"/>
    <w:rsid w:val="00114A48"/>
    <w:rsid w:val="00116991"/>
    <w:rsid w:val="00117824"/>
    <w:rsid w:val="001222D4"/>
    <w:rsid w:val="00123683"/>
    <w:rsid w:val="001238B5"/>
    <w:rsid w:val="00123C17"/>
    <w:rsid w:val="00126C15"/>
    <w:rsid w:val="00126C9A"/>
    <w:rsid w:val="0013123F"/>
    <w:rsid w:val="00131F3D"/>
    <w:rsid w:val="001322FF"/>
    <w:rsid w:val="00133959"/>
    <w:rsid w:val="00141826"/>
    <w:rsid w:val="001464DE"/>
    <w:rsid w:val="001467BC"/>
    <w:rsid w:val="00151664"/>
    <w:rsid w:val="0015264F"/>
    <w:rsid w:val="001569C7"/>
    <w:rsid w:val="00157F11"/>
    <w:rsid w:val="001603EF"/>
    <w:rsid w:val="00163131"/>
    <w:rsid w:val="00163DC0"/>
    <w:rsid w:val="00164E9D"/>
    <w:rsid w:val="00165C2C"/>
    <w:rsid w:val="00166395"/>
    <w:rsid w:val="00166AFC"/>
    <w:rsid w:val="0017282D"/>
    <w:rsid w:val="001736F9"/>
    <w:rsid w:val="00173DF9"/>
    <w:rsid w:val="00177CBB"/>
    <w:rsid w:val="00187422"/>
    <w:rsid w:val="0019072F"/>
    <w:rsid w:val="00191735"/>
    <w:rsid w:val="00192D9D"/>
    <w:rsid w:val="00197061"/>
    <w:rsid w:val="001A0ECF"/>
    <w:rsid w:val="001B22EA"/>
    <w:rsid w:val="001B2C68"/>
    <w:rsid w:val="001B2FA6"/>
    <w:rsid w:val="001B40C2"/>
    <w:rsid w:val="001B5F79"/>
    <w:rsid w:val="001B74A2"/>
    <w:rsid w:val="001C2462"/>
    <w:rsid w:val="001C4882"/>
    <w:rsid w:val="001D220B"/>
    <w:rsid w:val="001D3106"/>
    <w:rsid w:val="001D5C75"/>
    <w:rsid w:val="001D72AA"/>
    <w:rsid w:val="001E0D13"/>
    <w:rsid w:val="001E108B"/>
    <w:rsid w:val="001E1607"/>
    <w:rsid w:val="001E34ED"/>
    <w:rsid w:val="001E3870"/>
    <w:rsid w:val="001E3ED2"/>
    <w:rsid w:val="001E4FC0"/>
    <w:rsid w:val="001E5A7F"/>
    <w:rsid w:val="001E6D03"/>
    <w:rsid w:val="001F021D"/>
    <w:rsid w:val="001F6069"/>
    <w:rsid w:val="001F76AA"/>
    <w:rsid w:val="00200880"/>
    <w:rsid w:val="002016C2"/>
    <w:rsid w:val="00202053"/>
    <w:rsid w:val="00207078"/>
    <w:rsid w:val="002129DB"/>
    <w:rsid w:val="00212E4F"/>
    <w:rsid w:val="0021346A"/>
    <w:rsid w:val="00214CE3"/>
    <w:rsid w:val="0021520D"/>
    <w:rsid w:val="00230AEB"/>
    <w:rsid w:val="00232B87"/>
    <w:rsid w:val="002331B1"/>
    <w:rsid w:val="0023586E"/>
    <w:rsid w:val="0023713C"/>
    <w:rsid w:val="0024018D"/>
    <w:rsid w:val="00241501"/>
    <w:rsid w:val="00242DAA"/>
    <w:rsid w:val="002447A5"/>
    <w:rsid w:val="00246496"/>
    <w:rsid w:val="00247A68"/>
    <w:rsid w:val="00250510"/>
    <w:rsid w:val="00250990"/>
    <w:rsid w:val="00251B4B"/>
    <w:rsid w:val="00254E71"/>
    <w:rsid w:val="00255335"/>
    <w:rsid w:val="002554CD"/>
    <w:rsid w:val="00262AAF"/>
    <w:rsid w:val="00265A28"/>
    <w:rsid w:val="002675A7"/>
    <w:rsid w:val="002710F1"/>
    <w:rsid w:val="0027223C"/>
    <w:rsid w:val="002733B6"/>
    <w:rsid w:val="00275685"/>
    <w:rsid w:val="00275914"/>
    <w:rsid w:val="00275C37"/>
    <w:rsid w:val="002831AF"/>
    <w:rsid w:val="002865DE"/>
    <w:rsid w:val="00286F15"/>
    <w:rsid w:val="0029022C"/>
    <w:rsid w:val="002924D4"/>
    <w:rsid w:val="00293B83"/>
    <w:rsid w:val="00296BE2"/>
    <w:rsid w:val="002A3717"/>
    <w:rsid w:val="002A3A39"/>
    <w:rsid w:val="002A525C"/>
    <w:rsid w:val="002A6B93"/>
    <w:rsid w:val="002B0D6A"/>
    <w:rsid w:val="002B23D1"/>
    <w:rsid w:val="002B4294"/>
    <w:rsid w:val="002B4BB7"/>
    <w:rsid w:val="002B679F"/>
    <w:rsid w:val="002B720F"/>
    <w:rsid w:val="002C2051"/>
    <w:rsid w:val="002C4604"/>
    <w:rsid w:val="002C60F7"/>
    <w:rsid w:val="002C687B"/>
    <w:rsid w:val="002C7F0C"/>
    <w:rsid w:val="002C7FEF"/>
    <w:rsid w:val="002D04A9"/>
    <w:rsid w:val="002D2670"/>
    <w:rsid w:val="002D2CF0"/>
    <w:rsid w:val="002D5BE2"/>
    <w:rsid w:val="002E1E3F"/>
    <w:rsid w:val="002E70AA"/>
    <w:rsid w:val="002F0552"/>
    <w:rsid w:val="002F1D57"/>
    <w:rsid w:val="002F257F"/>
    <w:rsid w:val="002F2C95"/>
    <w:rsid w:val="002F7C88"/>
    <w:rsid w:val="00301BC4"/>
    <w:rsid w:val="00302299"/>
    <w:rsid w:val="00302721"/>
    <w:rsid w:val="00302DAB"/>
    <w:rsid w:val="003031E8"/>
    <w:rsid w:val="0030330F"/>
    <w:rsid w:val="00304839"/>
    <w:rsid w:val="00312447"/>
    <w:rsid w:val="0031336F"/>
    <w:rsid w:val="00315C15"/>
    <w:rsid w:val="00316FF1"/>
    <w:rsid w:val="003179A9"/>
    <w:rsid w:val="0032042C"/>
    <w:rsid w:val="0032054A"/>
    <w:rsid w:val="00326315"/>
    <w:rsid w:val="00333089"/>
    <w:rsid w:val="00333D0D"/>
    <w:rsid w:val="00334D78"/>
    <w:rsid w:val="00337599"/>
    <w:rsid w:val="003377BB"/>
    <w:rsid w:val="00341851"/>
    <w:rsid w:val="00341CFC"/>
    <w:rsid w:val="003437FC"/>
    <w:rsid w:val="00343EA5"/>
    <w:rsid w:val="0034464A"/>
    <w:rsid w:val="0034661D"/>
    <w:rsid w:val="00351079"/>
    <w:rsid w:val="00352A8B"/>
    <w:rsid w:val="00355F4C"/>
    <w:rsid w:val="00356BD5"/>
    <w:rsid w:val="00356D11"/>
    <w:rsid w:val="00356FE5"/>
    <w:rsid w:val="00357E8F"/>
    <w:rsid w:val="00357EBA"/>
    <w:rsid w:val="003601AA"/>
    <w:rsid w:val="00364BE9"/>
    <w:rsid w:val="00367371"/>
    <w:rsid w:val="00376085"/>
    <w:rsid w:val="00377874"/>
    <w:rsid w:val="00383D7B"/>
    <w:rsid w:val="00385FC5"/>
    <w:rsid w:val="00390856"/>
    <w:rsid w:val="00397636"/>
    <w:rsid w:val="003A19E4"/>
    <w:rsid w:val="003A2829"/>
    <w:rsid w:val="003A3899"/>
    <w:rsid w:val="003A40E9"/>
    <w:rsid w:val="003A475E"/>
    <w:rsid w:val="003A49EF"/>
    <w:rsid w:val="003B01C3"/>
    <w:rsid w:val="003B0370"/>
    <w:rsid w:val="003B7688"/>
    <w:rsid w:val="003C1575"/>
    <w:rsid w:val="003C2D26"/>
    <w:rsid w:val="003C4F25"/>
    <w:rsid w:val="003C6333"/>
    <w:rsid w:val="003C72BA"/>
    <w:rsid w:val="003C7F34"/>
    <w:rsid w:val="003D31E5"/>
    <w:rsid w:val="003D3340"/>
    <w:rsid w:val="003D3E57"/>
    <w:rsid w:val="003D4A8E"/>
    <w:rsid w:val="003D5DB6"/>
    <w:rsid w:val="003D5E35"/>
    <w:rsid w:val="003D6186"/>
    <w:rsid w:val="003E1AFD"/>
    <w:rsid w:val="003E2E31"/>
    <w:rsid w:val="003E7494"/>
    <w:rsid w:val="003F42A4"/>
    <w:rsid w:val="00400243"/>
    <w:rsid w:val="00400B7B"/>
    <w:rsid w:val="00407C61"/>
    <w:rsid w:val="00416D62"/>
    <w:rsid w:val="0042367F"/>
    <w:rsid w:val="004276B9"/>
    <w:rsid w:val="00427CFE"/>
    <w:rsid w:val="004325CA"/>
    <w:rsid w:val="00435D2D"/>
    <w:rsid w:val="0043698B"/>
    <w:rsid w:val="00437734"/>
    <w:rsid w:val="004407AD"/>
    <w:rsid w:val="00441F20"/>
    <w:rsid w:val="0044646B"/>
    <w:rsid w:val="004471E3"/>
    <w:rsid w:val="00447F12"/>
    <w:rsid w:val="00451E96"/>
    <w:rsid w:val="00456FC6"/>
    <w:rsid w:val="0045763E"/>
    <w:rsid w:val="004626CD"/>
    <w:rsid w:val="00463BA5"/>
    <w:rsid w:val="00463BF9"/>
    <w:rsid w:val="0046680D"/>
    <w:rsid w:val="00466E3A"/>
    <w:rsid w:val="00470BC4"/>
    <w:rsid w:val="00471A2E"/>
    <w:rsid w:val="00471FE7"/>
    <w:rsid w:val="00475D43"/>
    <w:rsid w:val="004852D3"/>
    <w:rsid w:val="004917FF"/>
    <w:rsid w:val="00492D73"/>
    <w:rsid w:val="0049318F"/>
    <w:rsid w:val="00495356"/>
    <w:rsid w:val="0049583D"/>
    <w:rsid w:val="00496456"/>
    <w:rsid w:val="004A1C92"/>
    <w:rsid w:val="004A4D60"/>
    <w:rsid w:val="004A6BDD"/>
    <w:rsid w:val="004A7D0E"/>
    <w:rsid w:val="004B1BDE"/>
    <w:rsid w:val="004B51B3"/>
    <w:rsid w:val="004B6BF8"/>
    <w:rsid w:val="004B78C6"/>
    <w:rsid w:val="004B7A9A"/>
    <w:rsid w:val="004C049F"/>
    <w:rsid w:val="004C1346"/>
    <w:rsid w:val="004C3F38"/>
    <w:rsid w:val="004C5CFC"/>
    <w:rsid w:val="004C70EC"/>
    <w:rsid w:val="004C7746"/>
    <w:rsid w:val="004D3B05"/>
    <w:rsid w:val="004D4148"/>
    <w:rsid w:val="004D6574"/>
    <w:rsid w:val="004D76BC"/>
    <w:rsid w:val="004E2403"/>
    <w:rsid w:val="004E4BCD"/>
    <w:rsid w:val="004E6FCA"/>
    <w:rsid w:val="004E7ABE"/>
    <w:rsid w:val="004E7BE0"/>
    <w:rsid w:val="004F0123"/>
    <w:rsid w:val="004F0E08"/>
    <w:rsid w:val="004F27E6"/>
    <w:rsid w:val="004F32EB"/>
    <w:rsid w:val="004F37D2"/>
    <w:rsid w:val="004F66F5"/>
    <w:rsid w:val="005000E2"/>
    <w:rsid w:val="00500F1D"/>
    <w:rsid w:val="005021E9"/>
    <w:rsid w:val="00511C50"/>
    <w:rsid w:val="00514FBC"/>
    <w:rsid w:val="005164EF"/>
    <w:rsid w:val="0051785A"/>
    <w:rsid w:val="00523EDB"/>
    <w:rsid w:val="00524B31"/>
    <w:rsid w:val="005259FD"/>
    <w:rsid w:val="0052620C"/>
    <w:rsid w:val="00531E27"/>
    <w:rsid w:val="00533203"/>
    <w:rsid w:val="005344D1"/>
    <w:rsid w:val="00536002"/>
    <w:rsid w:val="00547C44"/>
    <w:rsid w:val="005560BA"/>
    <w:rsid w:val="005567F2"/>
    <w:rsid w:val="005578DD"/>
    <w:rsid w:val="005606CC"/>
    <w:rsid w:val="00561125"/>
    <w:rsid w:val="00561A84"/>
    <w:rsid w:val="00561BDA"/>
    <w:rsid w:val="00563732"/>
    <w:rsid w:val="005642F6"/>
    <w:rsid w:val="00567155"/>
    <w:rsid w:val="00571B82"/>
    <w:rsid w:val="00573051"/>
    <w:rsid w:val="00574356"/>
    <w:rsid w:val="00576A10"/>
    <w:rsid w:val="00577939"/>
    <w:rsid w:val="00594177"/>
    <w:rsid w:val="005A2064"/>
    <w:rsid w:val="005A6162"/>
    <w:rsid w:val="005B1A71"/>
    <w:rsid w:val="005B23D1"/>
    <w:rsid w:val="005B3E15"/>
    <w:rsid w:val="005B5D5F"/>
    <w:rsid w:val="005C2C8F"/>
    <w:rsid w:val="005C3AE4"/>
    <w:rsid w:val="005C5528"/>
    <w:rsid w:val="005C6D8E"/>
    <w:rsid w:val="005D3B5A"/>
    <w:rsid w:val="005E068B"/>
    <w:rsid w:val="005E519A"/>
    <w:rsid w:val="005F1127"/>
    <w:rsid w:val="005F2960"/>
    <w:rsid w:val="005F2AD5"/>
    <w:rsid w:val="005F3328"/>
    <w:rsid w:val="005F67C0"/>
    <w:rsid w:val="005F6A4B"/>
    <w:rsid w:val="00600997"/>
    <w:rsid w:val="00601059"/>
    <w:rsid w:val="00602DB6"/>
    <w:rsid w:val="00606608"/>
    <w:rsid w:val="00610B68"/>
    <w:rsid w:val="0061171D"/>
    <w:rsid w:val="006120BB"/>
    <w:rsid w:val="00612E16"/>
    <w:rsid w:val="0061529C"/>
    <w:rsid w:val="006164E0"/>
    <w:rsid w:val="0061711C"/>
    <w:rsid w:val="006175E6"/>
    <w:rsid w:val="006213DD"/>
    <w:rsid w:val="00624D0B"/>
    <w:rsid w:val="0062762C"/>
    <w:rsid w:val="0063072C"/>
    <w:rsid w:val="006313BB"/>
    <w:rsid w:val="00634289"/>
    <w:rsid w:val="00634DF5"/>
    <w:rsid w:val="00637DDF"/>
    <w:rsid w:val="00641264"/>
    <w:rsid w:val="00641B58"/>
    <w:rsid w:val="0064255E"/>
    <w:rsid w:val="00642E0C"/>
    <w:rsid w:val="006433EB"/>
    <w:rsid w:val="00644CC5"/>
    <w:rsid w:val="006454FF"/>
    <w:rsid w:val="00652DFF"/>
    <w:rsid w:val="00654217"/>
    <w:rsid w:val="00662980"/>
    <w:rsid w:val="006642AE"/>
    <w:rsid w:val="00666310"/>
    <w:rsid w:val="00666380"/>
    <w:rsid w:val="0066720B"/>
    <w:rsid w:val="0067551A"/>
    <w:rsid w:val="00676353"/>
    <w:rsid w:val="0067696D"/>
    <w:rsid w:val="00676DEB"/>
    <w:rsid w:val="0067747D"/>
    <w:rsid w:val="00677E3C"/>
    <w:rsid w:val="00681FD5"/>
    <w:rsid w:val="006824F2"/>
    <w:rsid w:val="00686172"/>
    <w:rsid w:val="0068786A"/>
    <w:rsid w:val="0069093E"/>
    <w:rsid w:val="00692384"/>
    <w:rsid w:val="006931B0"/>
    <w:rsid w:val="00693EE1"/>
    <w:rsid w:val="006A1279"/>
    <w:rsid w:val="006A2DC8"/>
    <w:rsid w:val="006A3CE7"/>
    <w:rsid w:val="006A7CC4"/>
    <w:rsid w:val="006B2AA3"/>
    <w:rsid w:val="006B324A"/>
    <w:rsid w:val="006B42D1"/>
    <w:rsid w:val="006B437B"/>
    <w:rsid w:val="006B6DE2"/>
    <w:rsid w:val="006C055E"/>
    <w:rsid w:val="006C0834"/>
    <w:rsid w:val="006C1E69"/>
    <w:rsid w:val="006C669D"/>
    <w:rsid w:val="006D6A07"/>
    <w:rsid w:val="006D76AE"/>
    <w:rsid w:val="006E13A5"/>
    <w:rsid w:val="006E1BD0"/>
    <w:rsid w:val="006E4FE6"/>
    <w:rsid w:val="006E760D"/>
    <w:rsid w:val="006F05AF"/>
    <w:rsid w:val="006F45B0"/>
    <w:rsid w:val="00705F53"/>
    <w:rsid w:val="00711903"/>
    <w:rsid w:val="007147DD"/>
    <w:rsid w:val="00714B56"/>
    <w:rsid w:val="00715A63"/>
    <w:rsid w:val="007170B5"/>
    <w:rsid w:val="007200A9"/>
    <w:rsid w:val="00720CF6"/>
    <w:rsid w:val="007215E3"/>
    <w:rsid w:val="00724131"/>
    <w:rsid w:val="00725411"/>
    <w:rsid w:val="00730C0C"/>
    <w:rsid w:val="00731077"/>
    <w:rsid w:val="0073224C"/>
    <w:rsid w:val="007325C0"/>
    <w:rsid w:val="00733E75"/>
    <w:rsid w:val="007429E2"/>
    <w:rsid w:val="007452F6"/>
    <w:rsid w:val="0074781F"/>
    <w:rsid w:val="007543BC"/>
    <w:rsid w:val="00754B41"/>
    <w:rsid w:val="007553FD"/>
    <w:rsid w:val="00760AA3"/>
    <w:rsid w:val="00761F33"/>
    <w:rsid w:val="007628E1"/>
    <w:rsid w:val="00765B43"/>
    <w:rsid w:val="0077119A"/>
    <w:rsid w:val="0077189E"/>
    <w:rsid w:val="00780040"/>
    <w:rsid w:val="00781040"/>
    <w:rsid w:val="0078158F"/>
    <w:rsid w:val="0078223E"/>
    <w:rsid w:val="00783156"/>
    <w:rsid w:val="007879D7"/>
    <w:rsid w:val="00790EB0"/>
    <w:rsid w:val="00791D70"/>
    <w:rsid w:val="00793586"/>
    <w:rsid w:val="00793A74"/>
    <w:rsid w:val="0079684B"/>
    <w:rsid w:val="007A0B39"/>
    <w:rsid w:val="007A44C0"/>
    <w:rsid w:val="007A7356"/>
    <w:rsid w:val="007B16CE"/>
    <w:rsid w:val="007B352F"/>
    <w:rsid w:val="007B3BD3"/>
    <w:rsid w:val="007B60EF"/>
    <w:rsid w:val="007C0E81"/>
    <w:rsid w:val="007C2EB9"/>
    <w:rsid w:val="007C390A"/>
    <w:rsid w:val="007C65B5"/>
    <w:rsid w:val="007D0F12"/>
    <w:rsid w:val="007D3541"/>
    <w:rsid w:val="007E0746"/>
    <w:rsid w:val="007E2BF6"/>
    <w:rsid w:val="007F4511"/>
    <w:rsid w:val="007F45E3"/>
    <w:rsid w:val="007F7AF1"/>
    <w:rsid w:val="00800229"/>
    <w:rsid w:val="008024F8"/>
    <w:rsid w:val="00804A77"/>
    <w:rsid w:val="00806BAE"/>
    <w:rsid w:val="00807B00"/>
    <w:rsid w:val="00810268"/>
    <w:rsid w:val="00811DE3"/>
    <w:rsid w:val="008144F3"/>
    <w:rsid w:val="008155CC"/>
    <w:rsid w:val="00817AD8"/>
    <w:rsid w:val="0082128B"/>
    <w:rsid w:val="00822800"/>
    <w:rsid w:val="0082380D"/>
    <w:rsid w:val="0082559E"/>
    <w:rsid w:val="008256DF"/>
    <w:rsid w:val="008260FE"/>
    <w:rsid w:val="008318D8"/>
    <w:rsid w:val="008331C9"/>
    <w:rsid w:val="00833BBB"/>
    <w:rsid w:val="008347BF"/>
    <w:rsid w:val="00842ABF"/>
    <w:rsid w:val="008438B9"/>
    <w:rsid w:val="0084409D"/>
    <w:rsid w:val="00844A81"/>
    <w:rsid w:val="008462C7"/>
    <w:rsid w:val="00847646"/>
    <w:rsid w:val="00852571"/>
    <w:rsid w:val="00855968"/>
    <w:rsid w:val="00856032"/>
    <w:rsid w:val="008566D4"/>
    <w:rsid w:val="00863A45"/>
    <w:rsid w:val="00866FE7"/>
    <w:rsid w:val="008679D5"/>
    <w:rsid w:val="00870337"/>
    <w:rsid w:val="00873740"/>
    <w:rsid w:val="0087797B"/>
    <w:rsid w:val="00881773"/>
    <w:rsid w:val="008819FA"/>
    <w:rsid w:val="00882CF9"/>
    <w:rsid w:val="008919A6"/>
    <w:rsid w:val="008921CD"/>
    <w:rsid w:val="008951E1"/>
    <w:rsid w:val="00895B09"/>
    <w:rsid w:val="00897F1A"/>
    <w:rsid w:val="008A4073"/>
    <w:rsid w:val="008A55BB"/>
    <w:rsid w:val="008A7638"/>
    <w:rsid w:val="008B055B"/>
    <w:rsid w:val="008B07DF"/>
    <w:rsid w:val="008B0D5B"/>
    <w:rsid w:val="008B2534"/>
    <w:rsid w:val="008C047C"/>
    <w:rsid w:val="008C18DF"/>
    <w:rsid w:val="008C5270"/>
    <w:rsid w:val="008C5856"/>
    <w:rsid w:val="008C70DF"/>
    <w:rsid w:val="008D26C8"/>
    <w:rsid w:val="008D293D"/>
    <w:rsid w:val="008D3D37"/>
    <w:rsid w:val="008E0316"/>
    <w:rsid w:val="008E2CDC"/>
    <w:rsid w:val="008E3E73"/>
    <w:rsid w:val="008F0238"/>
    <w:rsid w:val="008F3272"/>
    <w:rsid w:val="008F37FC"/>
    <w:rsid w:val="008F3F69"/>
    <w:rsid w:val="008F4002"/>
    <w:rsid w:val="008F6612"/>
    <w:rsid w:val="00900FFB"/>
    <w:rsid w:val="009042AB"/>
    <w:rsid w:val="00911141"/>
    <w:rsid w:val="0091306E"/>
    <w:rsid w:val="00913E2E"/>
    <w:rsid w:val="00915224"/>
    <w:rsid w:val="00916D99"/>
    <w:rsid w:val="00920834"/>
    <w:rsid w:val="00921862"/>
    <w:rsid w:val="009229E3"/>
    <w:rsid w:val="0092511B"/>
    <w:rsid w:val="009256DF"/>
    <w:rsid w:val="00925FC3"/>
    <w:rsid w:val="00932479"/>
    <w:rsid w:val="00932FE0"/>
    <w:rsid w:val="0093512E"/>
    <w:rsid w:val="009370D7"/>
    <w:rsid w:val="0094129D"/>
    <w:rsid w:val="009413A5"/>
    <w:rsid w:val="00941E2C"/>
    <w:rsid w:val="009437C5"/>
    <w:rsid w:val="009438A3"/>
    <w:rsid w:val="00943ABE"/>
    <w:rsid w:val="00945E35"/>
    <w:rsid w:val="00946122"/>
    <w:rsid w:val="00946522"/>
    <w:rsid w:val="0095626A"/>
    <w:rsid w:val="00957C2A"/>
    <w:rsid w:val="00961532"/>
    <w:rsid w:val="00962D5A"/>
    <w:rsid w:val="0096343B"/>
    <w:rsid w:val="0096610A"/>
    <w:rsid w:val="009675F2"/>
    <w:rsid w:val="00970007"/>
    <w:rsid w:val="00970311"/>
    <w:rsid w:val="0097168E"/>
    <w:rsid w:val="00972593"/>
    <w:rsid w:val="00973602"/>
    <w:rsid w:val="00976832"/>
    <w:rsid w:val="0097705A"/>
    <w:rsid w:val="00980563"/>
    <w:rsid w:val="0098220E"/>
    <w:rsid w:val="00982655"/>
    <w:rsid w:val="00982BCA"/>
    <w:rsid w:val="00985ADF"/>
    <w:rsid w:val="0099292E"/>
    <w:rsid w:val="00995754"/>
    <w:rsid w:val="00997794"/>
    <w:rsid w:val="009978E7"/>
    <w:rsid w:val="00997FAB"/>
    <w:rsid w:val="009A094E"/>
    <w:rsid w:val="009A1A91"/>
    <w:rsid w:val="009A1F5C"/>
    <w:rsid w:val="009A3D7E"/>
    <w:rsid w:val="009A7FC3"/>
    <w:rsid w:val="009B05EE"/>
    <w:rsid w:val="009B181E"/>
    <w:rsid w:val="009B4E43"/>
    <w:rsid w:val="009B5215"/>
    <w:rsid w:val="009B7CE8"/>
    <w:rsid w:val="009C229B"/>
    <w:rsid w:val="009C3EFB"/>
    <w:rsid w:val="009C4239"/>
    <w:rsid w:val="009C5D1D"/>
    <w:rsid w:val="009C5D3D"/>
    <w:rsid w:val="009C7FFD"/>
    <w:rsid w:val="009D1D96"/>
    <w:rsid w:val="009D4424"/>
    <w:rsid w:val="009D5CC4"/>
    <w:rsid w:val="009D7896"/>
    <w:rsid w:val="009E0E73"/>
    <w:rsid w:val="009E28EA"/>
    <w:rsid w:val="009E4AD2"/>
    <w:rsid w:val="009F1BD4"/>
    <w:rsid w:val="009F1E28"/>
    <w:rsid w:val="009F61DE"/>
    <w:rsid w:val="009F7366"/>
    <w:rsid w:val="00A021EF"/>
    <w:rsid w:val="00A02415"/>
    <w:rsid w:val="00A05109"/>
    <w:rsid w:val="00A067B7"/>
    <w:rsid w:val="00A0686F"/>
    <w:rsid w:val="00A069B4"/>
    <w:rsid w:val="00A10E57"/>
    <w:rsid w:val="00A1139E"/>
    <w:rsid w:val="00A1201E"/>
    <w:rsid w:val="00A16C3F"/>
    <w:rsid w:val="00A173A5"/>
    <w:rsid w:val="00A20556"/>
    <w:rsid w:val="00A247E2"/>
    <w:rsid w:val="00A26CF5"/>
    <w:rsid w:val="00A30603"/>
    <w:rsid w:val="00A33DBE"/>
    <w:rsid w:val="00A34808"/>
    <w:rsid w:val="00A35B8A"/>
    <w:rsid w:val="00A410E2"/>
    <w:rsid w:val="00A41B14"/>
    <w:rsid w:val="00A50E1E"/>
    <w:rsid w:val="00A536C8"/>
    <w:rsid w:val="00A54E2B"/>
    <w:rsid w:val="00A57EF6"/>
    <w:rsid w:val="00A6352C"/>
    <w:rsid w:val="00A63E1C"/>
    <w:rsid w:val="00A65366"/>
    <w:rsid w:val="00A66F07"/>
    <w:rsid w:val="00A679DF"/>
    <w:rsid w:val="00A73A0D"/>
    <w:rsid w:val="00A75F24"/>
    <w:rsid w:val="00A769C1"/>
    <w:rsid w:val="00A81D22"/>
    <w:rsid w:val="00A8253D"/>
    <w:rsid w:val="00A83D27"/>
    <w:rsid w:val="00A852F6"/>
    <w:rsid w:val="00A85BAA"/>
    <w:rsid w:val="00A879D9"/>
    <w:rsid w:val="00A87A4A"/>
    <w:rsid w:val="00A90F5D"/>
    <w:rsid w:val="00A93C24"/>
    <w:rsid w:val="00A942B1"/>
    <w:rsid w:val="00A96A7A"/>
    <w:rsid w:val="00A9742F"/>
    <w:rsid w:val="00A976FF"/>
    <w:rsid w:val="00A978C3"/>
    <w:rsid w:val="00AA1C05"/>
    <w:rsid w:val="00AA3884"/>
    <w:rsid w:val="00AA42AB"/>
    <w:rsid w:val="00AA4A89"/>
    <w:rsid w:val="00AA5858"/>
    <w:rsid w:val="00AA6C52"/>
    <w:rsid w:val="00AA798A"/>
    <w:rsid w:val="00AA7FE4"/>
    <w:rsid w:val="00AB0F8B"/>
    <w:rsid w:val="00AB18C1"/>
    <w:rsid w:val="00AC1A18"/>
    <w:rsid w:val="00AC6573"/>
    <w:rsid w:val="00AC71D0"/>
    <w:rsid w:val="00AD06B2"/>
    <w:rsid w:val="00AD4A38"/>
    <w:rsid w:val="00AD4F69"/>
    <w:rsid w:val="00AD7667"/>
    <w:rsid w:val="00AE0D7E"/>
    <w:rsid w:val="00AE1D09"/>
    <w:rsid w:val="00AE21EA"/>
    <w:rsid w:val="00AE2351"/>
    <w:rsid w:val="00AE35B9"/>
    <w:rsid w:val="00AE5324"/>
    <w:rsid w:val="00AE6AC1"/>
    <w:rsid w:val="00B10089"/>
    <w:rsid w:val="00B1167A"/>
    <w:rsid w:val="00B155C7"/>
    <w:rsid w:val="00B2038E"/>
    <w:rsid w:val="00B31DC4"/>
    <w:rsid w:val="00B320F3"/>
    <w:rsid w:val="00B34CE7"/>
    <w:rsid w:val="00B42597"/>
    <w:rsid w:val="00B42C33"/>
    <w:rsid w:val="00B436C6"/>
    <w:rsid w:val="00B43948"/>
    <w:rsid w:val="00B4400C"/>
    <w:rsid w:val="00B456D1"/>
    <w:rsid w:val="00B460AB"/>
    <w:rsid w:val="00B522CC"/>
    <w:rsid w:val="00B5340A"/>
    <w:rsid w:val="00B57724"/>
    <w:rsid w:val="00B57E6A"/>
    <w:rsid w:val="00B60861"/>
    <w:rsid w:val="00B60B0C"/>
    <w:rsid w:val="00B61382"/>
    <w:rsid w:val="00B615EA"/>
    <w:rsid w:val="00B67AAB"/>
    <w:rsid w:val="00B7080C"/>
    <w:rsid w:val="00B70893"/>
    <w:rsid w:val="00B72822"/>
    <w:rsid w:val="00B74D19"/>
    <w:rsid w:val="00B803F6"/>
    <w:rsid w:val="00B81DE7"/>
    <w:rsid w:val="00B82C66"/>
    <w:rsid w:val="00B85203"/>
    <w:rsid w:val="00B860FE"/>
    <w:rsid w:val="00B867E3"/>
    <w:rsid w:val="00B86DEA"/>
    <w:rsid w:val="00B92181"/>
    <w:rsid w:val="00B9349E"/>
    <w:rsid w:val="00B94146"/>
    <w:rsid w:val="00B97D4A"/>
    <w:rsid w:val="00BA12A3"/>
    <w:rsid w:val="00BA3C5E"/>
    <w:rsid w:val="00BB386D"/>
    <w:rsid w:val="00BB3B10"/>
    <w:rsid w:val="00BB3C3C"/>
    <w:rsid w:val="00BB7812"/>
    <w:rsid w:val="00BC7294"/>
    <w:rsid w:val="00BD0CA4"/>
    <w:rsid w:val="00BD2A83"/>
    <w:rsid w:val="00BD2F7C"/>
    <w:rsid w:val="00BD4769"/>
    <w:rsid w:val="00BE0BE7"/>
    <w:rsid w:val="00BE3206"/>
    <w:rsid w:val="00BE3447"/>
    <w:rsid w:val="00BE3560"/>
    <w:rsid w:val="00BE35EF"/>
    <w:rsid w:val="00BE396A"/>
    <w:rsid w:val="00BE6B2D"/>
    <w:rsid w:val="00BE712A"/>
    <w:rsid w:val="00BE72C8"/>
    <w:rsid w:val="00BF159F"/>
    <w:rsid w:val="00BF1892"/>
    <w:rsid w:val="00BF2E7A"/>
    <w:rsid w:val="00BF5717"/>
    <w:rsid w:val="00BF61BE"/>
    <w:rsid w:val="00BF7BA3"/>
    <w:rsid w:val="00C014E8"/>
    <w:rsid w:val="00C025EA"/>
    <w:rsid w:val="00C03033"/>
    <w:rsid w:val="00C0712E"/>
    <w:rsid w:val="00C10586"/>
    <w:rsid w:val="00C10910"/>
    <w:rsid w:val="00C12F6B"/>
    <w:rsid w:val="00C13DD8"/>
    <w:rsid w:val="00C168CF"/>
    <w:rsid w:val="00C20A41"/>
    <w:rsid w:val="00C21093"/>
    <w:rsid w:val="00C238B7"/>
    <w:rsid w:val="00C23F72"/>
    <w:rsid w:val="00C24919"/>
    <w:rsid w:val="00C251CF"/>
    <w:rsid w:val="00C25588"/>
    <w:rsid w:val="00C35D3C"/>
    <w:rsid w:val="00C372E0"/>
    <w:rsid w:val="00C43291"/>
    <w:rsid w:val="00C43A85"/>
    <w:rsid w:val="00C4715F"/>
    <w:rsid w:val="00C52096"/>
    <w:rsid w:val="00C546F9"/>
    <w:rsid w:val="00C558B8"/>
    <w:rsid w:val="00C56681"/>
    <w:rsid w:val="00C56B22"/>
    <w:rsid w:val="00C646ED"/>
    <w:rsid w:val="00C64E9A"/>
    <w:rsid w:val="00C6554A"/>
    <w:rsid w:val="00C709AB"/>
    <w:rsid w:val="00C72C30"/>
    <w:rsid w:val="00C7496D"/>
    <w:rsid w:val="00C74FD4"/>
    <w:rsid w:val="00C77050"/>
    <w:rsid w:val="00C77284"/>
    <w:rsid w:val="00C77531"/>
    <w:rsid w:val="00C8198C"/>
    <w:rsid w:val="00C81BF0"/>
    <w:rsid w:val="00C8365D"/>
    <w:rsid w:val="00C8610B"/>
    <w:rsid w:val="00C866A9"/>
    <w:rsid w:val="00C901FD"/>
    <w:rsid w:val="00C9561C"/>
    <w:rsid w:val="00C967A6"/>
    <w:rsid w:val="00C96A2E"/>
    <w:rsid w:val="00CA2125"/>
    <w:rsid w:val="00CA2717"/>
    <w:rsid w:val="00CA2725"/>
    <w:rsid w:val="00CA4A4A"/>
    <w:rsid w:val="00CA7304"/>
    <w:rsid w:val="00CB05B6"/>
    <w:rsid w:val="00CB48C1"/>
    <w:rsid w:val="00CB4D3E"/>
    <w:rsid w:val="00CB6040"/>
    <w:rsid w:val="00CB7313"/>
    <w:rsid w:val="00CC2BB5"/>
    <w:rsid w:val="00CC5AD2"/>
    <w:rsid w:val="00CC624F"/>
    <w:rsid w:val="00CC7B59"/>
    <w:rsid w:val="00CD18C7"/>
    <w:rsid w:val="00CD43B0"/>
    <w:rsid w:val="00CD45C9"/>
    <w:rsid w:val="00CD4C7B"/>
    <w:rsid w:val="00CD60B5"/>
    <w:rsid w:val="00CD6B4E"/>
    <w:rsid w:val="00CE0905"/>
    <w:rsid w:val="00CE0EEB"/>
    <w:rsid w:val="00CE3F83"/>
    <w:rsid w:val="00CE67D2"/>
    <w:rsid w:val="00CF0637"/>
    <w:rsid w:val="00CF37D0"/>
    <w:rsid w:val="00CF44B6"/>
    <w:rsid w:val="00D00D24"/>
    <w:rsid w:val="00D0121D"/>
    <w:rsid w:val="00D0216C"/>
    <w:rsid w:val="00D04B0D"/>
    <w:rsid w:val="00D07EF7"/>
    <w:rsid w:val="00D11BF5"/>
    <w:rsid w:val="00D13B20"/>
    <w:rsid w:val="00D15233"/>
    <w:rsid w:val="00D15B6E"/>
    <w:rsid w:val="00D1629F"/>
    <w:rsid w:val="00D24137"/>
    <w:rsid w:val="00D2570B"/>
    <w:rsid w:val="00D260F1"/>
    <w:rsid w:val="00D3066B"/>
    <w:rsid w:val="00D314DD"/>
    <w:rsid w:val="00D3232C"/>
    <w:rsid w:val="00D323B6"/>
    <w:rsid w:val="00D350F7"/>
    <w:rsid w:val="00D36273"/>
    <w:rsid w:val="00D41824"/>
    <w:rsid w:val="00D51CCD"/>
    <w:rsid w:val="00D5295D"/>
    <w:rsid w:val="00D5475F"/>
    <w:rsid w:val="00D54F4C"/>
    <w:rsid w:val="00D55BE1"/>
    <w:rsid w:val="00D56DCE"/>
    <w:rsid w:val="00D6412E"/>
    <w:rsid w:val="00D66F78"/>
    <w:rsid w:val="00D67E79"/>
    <w:rsid w:val="00D70459"/>
    <w:rsid w:val="00D7110F"/>
    <w:rsid w:val="00D721A0"/>
    <w:rsid w:val="00D741F9"/>
    <w:rsid w:val="00D74D7A"/>
    <w:rsid w:val="00D76597"/>
    <w:rsid w:val="00D85626"/>
    <w:rsid w:val="00D85B78"/>
    <w:rsid w:val="00D90ABA"/>
    <w:rsid w:val="00D921CE"/>
    <w:rsid w:val="00D976F4"/>
    <w:rsid w:val="00DA1513"/>
    <w:rsid w:val="00DA155E"/>
    <w:rsid w:val="00DA2255"/>
    <w:rsid w:val="00DA3BF2"/>
    <w:rsid w:val="00DA46E6"/>
    <w:rsid w:val="00DA4952"/>
    <w:rsid w:val="00DA4BC8"/>
    <w:rsid w:val="00DA6952"/>
    <w:rsid w:val="00DA6FCF"/>
    <w:rsid w:val="00DB3F40"/>
    <w:rsid w:val="00DB6C85"/>
    <w:rsid w:val="00DB77BB"/>
    <w:rsid w:val="00DC03BA"/>
    <w:rsid w:val="00DC0FFF"/>
    <w:rsid w:val="00DC5D7F"/>
    <w:rsid w:val="00DC6ADF"/>
    <w:rsid w:val="00DD1BDB"/>
    <w:rsid w:val="00DD27D5"/>
    <w:rsid w:val="00DD6F04"/>
    <w:rsid w:val="00DE1F82"/>
    <w:rsid w:val="00DE4D1F"/>
    <w:rsid w:val="00DE5BC1"/>
    <w:rsid w:val="00DE7E1F"/>
    <w:rsid w:val="00DF0526"/>
    <w:rsid w:val="00DF1E7A"/>
    <w:rsid w:val="00DF32A2"/>
    <w:rsid w:val="00DF6E63"/>
    <w:rsid w:val="00E02D37"/>
    <w:rsid w:val="00E04239"/>
    <w:rsid w:val="00E073E6"/>
    <w:rsid w:val="00E0752F"/>
    <w:rsid w:val="00E100CB"/>
    <w:rsid w:val="00E128F0"/>
    <w:rsid w:val="00E14480"/>
    <w:rsid w:val="00E15CB6"/>
    <w:rsid w:val="00E20DE9"/>
    <w:rsid w:val="00E24506"/>
    <w:rsid w:val="00E245E7"/>
    <w:rsid w:val="00E271E2"/>
    <w:rsid w:val="00E3037D"/>
    <w:rsid w:val="00E31D7F"/>
    <w:rsid w:val="00E360B1"/>
    <w:rsid w:val="00E3720A"/>
    <w:rsid w:val="00E4418B"/>
    <w:rsid w:val="00E453BF"/>
    <w:rsid w:val="00E45A50"/>
    <w:rsid w:val="00E47B18"/>
    <w:rsid w:val="00E647CB"/>
    <w:rsid w:val="00E65D4D"/>
    <w:rsid w:val="00E727BA"/>
    <w:rsid w:val="00E77FC2"/>
    <w:rsid w:val="00E81766"/>
    <w:rsid w:val="00E81E41"/>
    <w:rsid w:val="00E910F2"/>
    <w:rsid w:val="00E913F4"/>
    <w:rsid w:val="00E92F14"/>
    <w:rsid w:val="00E930D1"/>
    <w:rsid w:val="00E96CAA"/>
    <w:rsid w:val="00E96EC5"/>
    <w:rsid w:val="00E97A77"/>
    <w:rsid w:val="00E97FDF"/>
    <w:rsid w:val="00EA15D6"/>
    <w:rsid w:val="00EA3385"/>
    <w:rsid w:val="00EA35CD"/>
    <w:rsid w:val="00EA3608"/>
    <w:rsid w:val="00EA3A1F"/>
    <w:rsid w:val="00EA3E2F"/>
    <w:rsid w:val="00EA4B11"/>
    <w:rsid w:val="00EA506B"/>
    <w:rsid w:val="00EA55DB"/>
    <w:rsid w:val="00EA6508"/>
    <w:rsid w:val="00EB0831"/>
    <w:rsid w:val="00EB4215"/>
    <w:rsid w:val="00EB5F25"/>
    <w:rsid w:val="00EC07B0"/>
    <w:rsid w:val="00EC20A3"/>
    <w:rsid w:val="00EC295B"/>
    <w:rsid w:val="00EC2A1F"/>
    <w:rsid w:val="00ED0ADD"/>
    <w:rsid w:val="00ED204A"/>
    <w:rsid w:val="00ED3A51"/>
    <w:rsid w:val="00ED5E20"/>
    <w:rsid w:val="00ED653B"/>
    <w:rsid w:val="00ED7C44"/>
    <w:rsid w:val="00EE3FD9"/>
    <w:rsid w:val="00EE4211"/>
    <w:rsid w:val="00EE5830"/>
    <w:rsid w:val="00EF4670"/>
    <w:rsid w:val="00EF46E7"/>
    <w:rsid w:val="00EF646C"/>
    <w:rsid w:val="00F00704"/>
    <w:rsid w:val="00F0294B"/>
    <w:rsid w:val="00F02A1A"/>
    <w:rsid w:val="00F04E68"/>
    <w:rsid w:val="00F10B60"/>
    <w:rsid w:val="00F20974"/>
    <w:rsid w:val="00F27C24"/>
    <w:rsid w:val="00F358EE"/>
    <w:rsid w:val="00F410E7"/>
    <w:rsid w:val="00F4300D"/>
    <w:rsid w:val="00F43BBC"/>
    <w:rsid w:val="00F444C0"/>
    <w:rsid w:val="00F45E43"/>
    <w:rsid w:val="00F47F7D"/>
    <w:rsid w:val="00F50249"/>
    <w:rsid w:val="00F50C4B"/>
    <w:rsid w:val="00F50F6B"/>
    <w:rsid w:val="00F52637"/>
    <w:rsid w:val="00F52FE1"/>
    <w:rsid w:val="00F53BEC"/>
    <w:rsid w:val="00F543A3"/>
    <w:rsid w:val="00F55FE6"/>
    <w:rsid w:val="00F56EAC"/>
    <w:rsid w:val="00F63F08"/>
    <w:rsid w:val="00F66450"/>
    <w:rsid w:val="00F70403"/>
    <w:rsid w:val="00F7171A"/>
    <w:rsid w:val="00F76273"/>
    <w:rsid w:val="00F7727F"/>
    <w:rsid w:val="00F7749D"/>
    <w:rsid w:val="00F80851"/>
    <w:rsid w:val="00F8124F"/>
    <w:rsid w:val="00F83CB1"/>
    <w:rsid w:val="00F84BAB"/>
    <w:rsid w:val="00F86B20"/>
    <w:rsid w:val="00F91214"/>
    <w:rsid w:val="00F915FB"/>
    <w:rsid w:val="00F91693"/>
    <w:rsid w:val="00F922D3"/>
    <w:rsid w:val="00F92BB3"/>
    <w:rsid w:val="00F93256"/>
    <w:rsid w:val="00F93879"/>
    <w:rsid w:val="00F95F76"/>
    <w:rsid w:val="00F95FE4"/>
    <w:rsid w:val="00FA0136"/>
    <w:rsid w:val="00FA0486"/>
    <w:rsid w:val="00FA0BE5"/>
    <w:rsid w:val="00FA28CB"/>
    <w:rsid w:val="00FA37F0"/>
    <w:rsid w:val="00FA58CB"/>
    <w:rsid w:val="00FA77ED"/>
    <w:rsid w:val="00FB2AD9"/>
    <w:rsid w:val="00FB51FF"/>
    <w:rsid w:val="00FB6803"/>
    <w:rsid w:val="00FB7220"/>
    <w:rsid w:val="00FC4B77"/>
    <w:rsid w:val="00FC61BC"/>
    <w:rsid w:val="00FC7B0D"/>
    <w:rsid w:val="00FC7F8C"/>
    <w:rsid w:val="00FD54C3"/>
    <w:rsid w:val="00FD5E4D"/>
    <w:rsid w:val="00FE3ADC"/>
    <w:rsid w:val="00FE6879"/>
    <w:rsid w:val="00FE68A6"/>
    <w:rsid w:val="00FE7389"/>
    <w:rsid w:val="00FF06CE"/>
    <w:rsid w:val="00FF1DAD"/>
    <w:rsid w:val="00FF2970"/>
    <w:rsid w:val="00FF405D"/>
    <w:rsid w:val="00FF454B"/>
    <w:rsid w:val="016D1FFB"/>
    <w:rsid w:val="01C93693"/>
    <w:rsid w:val="023F4A0A"/>
    <w:rsid w:val="028673CC"/>
    <w:rsid w:val="03965BEC"/>
    <w:rsid w:val="03ED071E"/>
    <w:rsid w:val="04AB6C86"/>
    <w:rsid w:val="052851DF"/>
    <w:rsid w:val="05C13151"/>
    <w:rsid w:val="05D94E29"/>
    <w:rsid w:val="065E38D9"/>
    <w:rsid w:val="06CC51D0"/>
    <w:rsid w:val="0707271F"/>
    <w:rsid w:val="076606C8"/>
    <w:rsid w:val="0863461C"/>
    <w:rsid w:val="08683CDA"/>
    <w:rsid w:val="08BD6586"/>
    <w:rsid w:val="08D80C55"/>
    <w:rsid w:val="08EB5BF8"/>
    <w:rsid w:val="09C82DE9"/>
    <w:rsid w:val="0A936A06"/>
    <w:rsid w:val="0ABB091A"/>
    <w:rsid w:val="0AD54F78"/>
    <w:rsid w:val="0B253192"/>
    <w:rsid w:val="0B4F64C9"/>
    <w:rsid w:val="0B541A43"/>
    <w:rsid w:val="0BA1032E"/>
    <w:rsid w:val="0BC1013B"/>
    <w:rsid w:val="0BDF7FE1"/>
    <w:rsid w:val="0C655925"/>
    <w:rsid w:val="0CE00DDD"/>
    <w:rsid w:val="0D06659F"/>
    <w:rsid w:val="0DC41553"/>
    <w:rsid w:val="0DF74819"/>
    <w:rsid w:val="0E1B67AA"/>
    <w:rsid w:val="0E960052"/>
    <w:rsid w:val="0EF47FB4"/>
    <w:rsid w:val="0F437B1F"/>
    <w:rsid w:val="0F600F2C"/>
    <w:rsid w:val="0FA22032"/>
    <w:rsid w:val="102653C5"/>
    <w:rsid w:val="10294501"/>
    <w:rsid w:val="12053FC8"/>
    <w:rsid w:val="12432C07"/>
    <w:rsid w:val="129A7137"/>
    <w:rsid w:val="13F75067"/>
    <w:rsid w:val="14060EC2"/>
    <w:rsid w:val="142766FB"/>
    <w:rsid w:val="152F25BA"/>
    <w:rsid w:val="156F5B9B"/>
    <w:rsid w:val="15B226B8"/>
    <w:rsid w:val="15C63491"/>
    <w:rsid w:val="15D02591"/>
    <w:rsid w:val="15D46865"/>
    <w:rsid w:val="16744FEA"/>
    <w:rsid w:val="172B2476"/>
    <w:rsid w:val="173447FD"/>
    <w:rsid w:val="17471E70"/>
    <w:rsid w:val="174C3A8E"/>
    <w:rsid w:val="177822EF"/>
    <w:rsid w:val="17B9375B"/>
    <w:rsid w:val="17ED6058"/>
    <w:rsid w:val="181434C9"/>
    <w:rsid w:val="182F010D"/>
    <w:rsid w:val="189536A3"/>
    <w:rsid w:val="18B4340C"/>
    <w:rsid w:val="192128CE"/>
    <w:rsid w:val="194C0590"/>
    <w:rsid w:val="19622255"/>
    <w:rsid w:val="19A21C23"/>
    <w:rsid w:val="1A1254D5"/>
    <w:rsid w:val="1AF106DE"/>
    <w:rsid w:val="1C3B576D"/>
    <w:rsid w:val="1C5A7005"/>
    <w:rsid w:val="1C624F56"/>
    <w:rsid w:val="1C8C53A3"/>
    <w:rsid w:val="1CD034AE"/>
    <w:rsid w:val="1CD852F2"/>
    <w:rsid w:val="1CE223BB"/>
    <w:rsid w:val="1E476CC0"/>
    <w:rsid w:val="1E625188"/>
    <w:rsid w:val="1E672BF1"/>
    <w:rsid w:val="1E9601BD"/>
    <w:rsid w:val="1E9C2B7C"/>
    <w:rsid w:val="1F3534D7"/>
    <w:rsid w:val="1FF21A20"/>
    <w:rsid w:val="21280F63"/>
    <w:rsid w:val="220A4192"/>
    <w:rsid w:val="22252D7A"/>
    <w:rsid w:val="223E1EFD"/>
    <w:rsid w:val="226C44D6"/>
    <w:rsid w:val="228139C5"/>
    <w:rsid w:val="235E364C"/>
    <w:rsid w:val="235E5B32"/>
    <w:rsid w:val="23776020"/>
    <w:rsid w:val="250E3FA3"/>
    <w:rsid w:val="25526E4B"/>
    <w:rsid w:val="258056B6"/>
    <w:rsid w:val="25A83D63"/>
    <w:rsid w:val="26C54B2C"/>
    <w:rsid w:val="270806C6"/>
    <w:rsid w:val="27174C5C"/>
    <w:rsid w:val="27D57BA0"/>
    <w:rsid w:val="282D0EE4"/>
    <w:rsid w:val="28C00E11"/>
    <w:rsid w:val="28FE6071"/>
    <w:rsid w:val="292D5E6E"/>
    <w:rsid w:val="29FA3933"/>
    <w:rsid w:val="2A361FCD"/>
    <w:rsid w:val="2A375D41"/>
    <w:rsid w:val="2AAB4039"/>
    <w:rsid w:val="2B0100FD"/>
    <w:rsid w:val="2B3B74A1"/>
    <w:rsid w:val="2B5170FD"/>
    <w:rsid w:val="2BC144A5"/>
    <w:rsid w:val="2BF0264B"/>
    <w:rsid w:val="2D482462"/>
    <w:rsid w:val="2D723253"/>
    <w:rsid w:val="2E77173F"/>
    <w:rsid w:val="2ECF057D"/>
    <w:rsid w:val="2EDE198D"/>
    <w:rsid w:val="30830122"/>
    <w:rsid w:val="30FF5EFC"/>
    <w:rsid w:val="31A55117"/>
    <w:rsid w:val="328E4700"/>
    <w:rsid w:val="32B36180"/>
    <w:rsid w:val="33BC1FC5"/>
    <w:rsid w:val="33EB72CD"/>
    <w:rsid w:val="34037E19"/>
    <w:rsid w:val="34435F76"/>
    <w:rsid w:val="344572AC"/>
    <w:rsid w:val="345B2549"/>
    <w:rsid w:val="35833017"/>
    <w:rsid w:val="35B6136F"/>
    <w:rsid w:val="35E64D55"/>
    <w:rsid w:val="36A614B8"/>
    <w:rsid w:val="37F62EDD"/>
    <w:rsid w:val="38521C9D"/>
    <w:rsid w:val="38D6254B"/>
    <w:rsid w:val="393E28D8"/>
    <w:rsid w:val="39623AC3"/>
    <w:rsid w:val="3A0F3643"/>
    <w:rsid w:val="3A314567"/>
    <w:rsid w:val="3AA049D1"/>
    <w:rsid w:val="3AF74C0E"/>
    <w:rsid w:val="3B1802ED"/>
    <w:rsid w:val="3B97548F"/>
    <w:rsid w:val="3CC5054B"/>
    <w:rsid w:val="3D8A7A1E"/>
    <w:rsid w:val="3E347930"/>
    <w:rsid w:val="3F192FFB"/>
    <w:rsid w:val="3F374044"/>
    <w:rsid w:val="3FB11602"/>
    <w:rsid w:val="3FFA239D"/>
    <w:rsid w:val="40621B84"/>
    <w:rsid w:val="41011A0F"/>
    <w:rsid w:val="423B7849"/>
    <w:rsid w:val="424004A9"/>
    <w:rsid w:val="424A7482"/>
    <w:rsid w:val="428042FE"/>
    <w:rsid w:val="43900783"/>
    <w:rsid w:val="43C37B28"/>
    <w:rsid w:val="4429120E"/>
    <w:rsid w:val="44EC5C7B"/>
    <w:rsid w:val="45130CBA"/>
    <w:rsid w:val="452205EB"/>
    <w:rsid w:val="4641019B"/>
    <w:rsid w:val="4678417E"/>
    <w:rsid w:val="46A63C5C"/>
    <w:rsid w:val="46D55388"/>
    <w:rsid w:val="46F01051"/>
    <w:rsid w:val="46F43381"/>
    <w:rsid w:val="46F721FC"/>
    <w:rsid w:val="47007B68"/>
    <w:rsid w:val="472D42FC"/>
    <w:rsid w:val="47A058E9"/>
    <w:rsid w:val="47CA73FD"/>
    <w:rsid w:val="48570232"/>
    <w:rsid w:val="48786E75"/>
    <w:rsid w:val="489F5B9A"/>
    <w:rsid w:val="48D84455"/>
    <w:rsid w:val="490654A9"/>
    <w:rsid w:val="491C63D6"/>
    <w:rsid w:val="49301E81"/>
    <w:rsid w:val="499F2116"/>
    <w:rsid w:val="4A4F6337"/>
    <w:rsid w:val="4AC63BD9"/>
    <w:rsid w:val="4B345D4F"/>
    <w:rsid w:val="4B692AA4"/>
    <w:rsid w:val="4C630C61"/>
    <w:rsid w:val="4CCA439B"/>
    <w:rsid w:val="4D007DBC"/>
    <w:rsid w:val="4D39277E"/>
    <w:rsid w:val="4E6301AA"/>
    <w:rsid w:val="4ED07B3E"/>
    <w:rsid w:val="4F1F0846"/>
    <w:rsid w:val="4F2C520F"/>
    <w:rsid w:val="4F322099"/>
    <w:rsid w:val="4FB33123"/>
    <w:rsid w:val="4FB3581D"/>
    <w:rsid w:val="50255BE1"/>
    <w:rsid w:val="503F4AE9"/>
    <w:rsid w:val="507E0525"/>
    <w:rsid w:val="519B00B4"/>
    <w:rsid w:val="52193F11"/>
    <w:rsid w:val="521B7081"/>
    <w:rsid w:val="523C554D"/>
    <w:rsid w:val="52607D23"/>
    <w:rsid w:val="52BD45AC"/>
    <w:rsid w:val="52DA0A1C"/>
    <w:rsid w:val="532337DB"/>
    <w:rsid w:val="5332128C"/>
    <w:rsid w:val="546049B3"/>
    <w:rsid w:val="547748A2"/>
    <w:rsid w:val="548A6691"/>
    <w:rsid w:val="54E65AEA"/>
    <w:rsid w:val="55BA2F3C"/>
    <w:rsid w:val="563A2813"/>
    <w:rsid w:val="56636E9C"/>
    <w:rsid w:val="57B95132"/>
    <w:rsid w:val="58DE6B1A"/>
    <w:rsid w:val="58F92290"/>
    <w:rsid w:val="590934C5"/>
    <w:rsid w:val="594A6647"/>
    <w:rsid w:val="5A451B2A"/>
    <w:rsid w:val="5BB530AD"/>
    <w:rsid w:val="5BD415B5"/>
    <w:rsid w:val="5D1B32FC"/>
    <w:rsid w:val="5DC7154B"/>
    <w:rsid w:val="61AC2B03"/>
    <w:rsid w:val="627D641C"/>
    <w:rsid w:val="62DD2C49"/>
    <w:rsid w:val="62DD4C59"/>
    <w:rsid w:val="63745F55"/>
    <w:rsid w:val="63894210"/>
    <w:rsid w:val="63CF67CD"/>
    <w:rsid w:val="64322855"/>
    <w:rsid w:val="64631E35"/>
    <w:rsid w:val="65077FFB"/>
    <w:rsid w:val="65680AED"/>
    <w:rsid w:val="66812D92"/>
    <w:rsid w:val="6731715D"/>
    <w:rsid w:val="674C2241"/>
    <w:rsid w:val="67E20393"/>
    <w:rsid w:val="67EA4422"/>
    <w:rsid w:val="68AB6624"/>
    <w:rsid w:val="68B8495E"/>
    <w:rsid w:val="68F50DF5"/>
    <w:rsid w:val="691B6CFF"/>
    <w:rsid w:val="691E68CF"/>
    <w:rsid w:val="69243D8C"/>
    <w:rsid w:val="69307CA5"/>
    <w:rsid w:val="69BC285E"/>
    <w:rsid w:val="6A4E6E83"/>
    <w:rsid w:val="6A580905"/>
    <w:rsid w:val="6AAF6C52"/>
    <w:rsid w:val="6B2974EE"/>
    <w:rsid w:val="6B302B67"/>
    <w:rsid w:val="6B902A48"/>
    <w:rsid w:val="6C0C0597"/>
    <w:rsid w:val="6C5035B2"/>
    <w:rsid w:val="6CB126C3"/>
    <w:rsid w:val="6D521AB6"/>
    <w:rsid w:val="6DFA48D4"/>
    <w:rsid w:val="6E0E1EE1"/>
    <w:rsid w:val="6E647D53"/>
    <w:rsid w:val="6FEF783E"/>
    <w:rsid w:val="70085FCA"/>
    <w:rsid w:val="71007D30"/>
    <w:rsid w:val="72BA4108"/>
    <w:rsid w:val="72FE23DD"/>
    <w:rsid w:val="73993FFB"/>
    <w:rsid w:val="73B1000F"/>
    <w:rsid w:val="73F152F7"/>
    <w:rsid w:val="746759C0"/>
    <w:rsid w:val="746D0CF1"/>
    <w:rsid w:val="74760B3E"/>
    <w:rsid w:val="747B2BA7"/>
    <w:rsid w:val="74BF0599"/>
    <w:rsid w:val="76155DFB"/>
    <w:rsid w:val="76EB5D51"/>
    <w:rsid w:val="76FC3B74"/>
    <w:rsid w:val="771A4041"/>
    <w:rsid w:val="7768617D"/>
    <w:rsid w:val="781D00C9"/>
    <w:rsid w:val="78461F39"/>
    <w:rsid w:val="789B6A68"/>
    <w:rsid w:val="78BE352D"/>
    <w:rsid w:val="78C7252D"/>
    <w:rsid w:val="793F0909"/>
    <w:rsid w:val="79893ADD"/>
    <w:rsid w:val="79B926ED"/>
    <w:rsid w:val="79D864DD"/>
    <w:rsid w:val="79E615FB"/>
    <w:rsid w:val="7A0A1F00"/>
    <w:rsid w:val="7A8C48BA"/>
    <w:rsid w:val="7A905722"/>
    <w:rsid w:val="7ADE5D9C"/>
    <w:rsid w:val="7CEC7892"/>
    <w:rsid w:val="7DA55084"/>
    <w:rsid w:val="7E1537E0"/>
    <w:rsid w:val="7EA90972"/>
    <w:rsid w:val="7EBC49AF"/>
    <w:rsid w:val="7ED955F1"/>
    <w:rsid w:val="7F0B2332"/>
    <w:rsid w:val="7F87589E"/>
    <w:rsid w:val="7FCC1D84"/>
    <w:rsid w:val="7FE61D0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C6F5B2"/>
  <w15:docId w15:val="{6D0C55A7-4314-444D-95FA-CBB73FA5B3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qFormat="1"/>
    <w:lsdException w:name="header" w:unhideWhenUsed="1" w:qFormat="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qFormat="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qFormat="1"/>
    <w:lsdException w:name="toa heading" w:semiHidden="1" w:unhideWhenUsed="1"/>
    <w:lsdException w:name="List" w:semiHidden="1" w:unhideWhenUsed="1"/>
    <w:lsdException w:name="List Bullet" w:uiPriority="10" w:unhideWhenUsed="1" w:qFormat="1"/>
    <w:lsdException w:name="List Number"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qFormat="1"/>
    <w:lsdException w:name="Body Text Indent 2" w:semiHidden="1" w:unhideWhenUsed="1"/>
    <w:lsdException w:name="Body Text Indent 3" w:semiHidden="1" w:unhideWhenUsed="1" w:qFormat="1"/>
    <w:lsdException w:name="Block Text" w:semiHidden="1" w:unhideWhenUsed="1" w:qFormat="1"/>
    <w:lsdException w:name="Hyperlink" w:unhideWhenUsed="1" w:qFormat="1"/>
    <w:lsdException w:name="FollowedHyperlink" w:semiHidden="1" w:unhideWhenUsed="1" w:qFormat="1"/>
    <w:lsdException w:name="Strong" w:uiPriority="22" w:qFormat="1"/>
    <w:lsdException w:name="Emphasis" w:uiPriority="20" w:qFormat="1"/>
    <w:lsdException w:name="Document Map" w:semiHidden="1" w:unhideWhenUsed="1" w:qFormat="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unhideWhenUsed="1" w:qFormat="1"/>
    <w:lsdException w:name="HTML Acronym" w:semiHidden="1" w:unhideWhenUsed="1"/>
    <w:lsdException w:name="HTML Address" w:semiHidden="1" w:unhideWhenUsed="1"/>
    <w:lsdException w:name="HTML Cite" w:semiHidden="1" w:unhideWhenUsed="1"/>
    <w:lsdException w:name="HTML Code" w:semiHidden="1" w:unhideWhenUsed="1" w:qFormat="1"/>
    <w:lsdException w:name="HTML Definition" w:semiHidden="1" w:unhideWhenUsed="1"/>
    <w:lsdException w:name="HTML Keyboard" w:semiHidden="1" w:unhideWhenUsed="1" w:qFormat="1"/>
    <w:lsdException w:name="HTML Preformatted" w:semiHidden="1" w:unhideWhenUsed="1" w:qFormat="1"/>
    <w:lsdException w:name="HTML Sample" w:semiHidden="1" w:unhideWhenUsed="1"/>
    <w:lsdException w:name="HTML Typewriter" w:semiHidden="1" w:unhideWhenUsed="1" w:qFormat="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jc w:val="both"/>
    </w:pPr>
    <w:rPr>
      <w:lang w:val="en-US" w:eastAsia="en-US"/>
    </w:rPr>
  </w:style>
  <w:style w:type="paragraph" w:styleId="Heading1">
    <w:name w:val="heading 1"/>
    <w:basedOn w:val="Normal"/>
    <w:next w:val="Normal"/>
    <w:link w:val="Heading1Char"/>
    <w:uiPriority w:val="9"/>
    <w:qFormat/>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pPr>
      <w:spacing w:before="200" w:after="0"/>
      <w:jc w:val="left"/>
      <w:outlineLvl w:val="4"/>
    </w:pPr>
    <w:rPr>
      <w:smallCaps/>
      <w:color w:val="752EB0" w:themeColor="accent2" w:themeShade="BF"/>
      <w:spacing w:val="10"/>
      <w:sz w:val="22"/>
      <w:szCs w:val="26"/>
    </w:rPr>
  </w:style>
  <w:style w:type="paragraph" w:styleId="Heading6">
    <w:name w:val="heading 6"/>
    <w:basedOn w:val="Normal"/>
    <w:next w:val="Normal"/>
    <w:link w:val="Heading6Char"/>
    <w:uiPriority w:val="9"/>
    <w:semiHidden/>
    <w:unhideWhenUsed/>
    <w:qFormat/>
    <w:pPr>
      <w:spacing w:after="0"/>
      <w:jc w:val="left"/>
      <w:outlineLvl w:val="5"/>
    </w:pPr>
    <w:rPr>
      <w:smallCaps/>
      <w:color w:val="9B57D3" w:themeColor="accent2"/>
      <w:spacing w:val="5"/>
      <w:sz w:val="22"/>
    </w:rPr>
  </w:style>
  <w:style w:type="paragraph" w:styleId="Heading7">
    <w:name w:val="heading 7"/>
    <w:basedOn w:val="Normal"/>
    <w:next w:val="Normal"/>
    <w:link w:val="Heading7Char"/>
    <w:uiPriority w:val="9"/>
    <w:semiHidden/>
    <w:unhideWhenUsed/>
    <w:qFormat/>
    <w:pPr>
      <w:spacing w:after="0"/>
      <w:jc w:val="left"/>
      <w:outlineLvl w:val="6"/>
    </w:pPr>
    <w:rPr>
      <w:b/>
      <w:smallCaps/>
      <w:color w:val="9B57D3" w:themeColor="accent2"/>
      <w:spacing w:val="10"/>
    </w:rPr>
  </w:style>
  <w:style w:type="paragraph" w:styleId="Heading8">
    <w:name w:val="heading 8"/>
    <w:basedOn w:val="Normal"/>
    <w:next w:val="Normal"/>
    <w:link w:val="Heading8Char"/>
    <w:uiPriority w:val="9"/>
    <w:semiHidden/>
    <w:unhideWhenUsed/>
    <w:qFormat/>
    <w:pPr>
      <w:spacing w:after="0"/>
      <w:jc w:val="left"/>
      <w:outlineLvl w:val="7"/>
    </w:pPr>
    <w:rPr>
      <w:b/>
      <w:i/>
      <w:smallCaps/>
      <w:color w:val="752EB0" w:themeColor="accent2" w:themeShade="BF"/>
    </w:rPr>
  </w:style>
  <w:style w:type="paragraph" w:styleId="Heading9">
    <w:name w:val="heading 9"/>
    <w:basedOn w:val="Normal"/>
    <w:next w:val="Normal"/>
    <w:link w:val="Heading9Char"/>
    <w:uiPriority w:val="9"/>
    <w:semiHidden/>
    <w:unhideWhenUsed/>
    <w:qFormat/>
    <w:pPr>
      <w:spacing w:after="0"/>
      <w:jc w:val="left"/>
      <w:outlineLvl w:val="8"/>
    </w:pPr>
    <w:rPr>
      <w:b/>
      <w:i/>
      <w:smallCaps/>
      <w:color w:val="4E1F76" w:themeColor="accent2"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Segoe UI" w:hAnsi="Segoe UI" w:cs="Segoe UI"/>
      <w:szCs w:val="18"/>
    </w:rPr>
  </w:style>
  <w:style w:type="paragraph" w:styleId="BlockText">
    <w:name w:val="Block Text"/>
    <w:basedOn w:val="Normal"/>
    <w:uiPriority w:val="99"/>
    <w:semiHidden/>
    <w:unhideWhenUsed/>
    <w:qFormat/>
    <w:pPr>
      <w:pBdr>
        <w:top w:val="single" w:sz="2" w:space="10" w:color="6D1D6A" w:themeColor="accent1" w:themeShade="BF"/>
        <w:left w:val="single" w:sz="2" w:space="10" w:color="6D1D6A" w:themeColor="accent1" w:themeShade="BF"/>
        <w:bottom w:val="single" w:sz="2" w:space="10" w:color="6D1D6A" w:themeColor="accent1" w:themeShade="BF"/>
        <w:right w:val="single" w:sz="2" w:space="10" w:color="6D1D6A" w:themeColor="accent1" w:themeShade="BF"/>
      </w:pBdr>
      <w:ind w:left="1152" w:right="1152"/>
    </w:pPr>
    <w:rPr>
      <w:i/>
      <w:iCs/>
      <w:color w:val="6D1D6A" w:themeColor="accent1" w:themeShade="BF"/>
    </w:rPr>
  </w:style>
  <w:style w:type="paragraph" w:styleId="BodyText3">
    <w:name w:val="Body Text 3"/>
    <w:basedOn w:val="Normal"/>
    <w:link w:val="BodyText3Char"/>
    <w:uiPriority w:val="99"/>
    <w:semiHidden/>
    <w:unhideWhenUsed/>
    <w:qFormat/>
    <w:pPr>
      <w:spacing w:after="120"/>
    </w:pPr>
    <w:rPr>
      <w:szCs w:val="16"/>
    </w:rPr>
  </w:style>
  <w:style w:type="paragraph" w:styleId="BodyTextIndent3">
    <w:name w:val="Body Text Indent 3"/>
    <w:basedOn w:val="Normal"/>
    <w:link w:val="BodyTextIndent3Char"/>
    <w:uiPriority w:val="99"/>
    <w:semiHidden/>
    <w:unhideWhenUsed/>
    <w:qFormat/>
    <w:pPr>
      <w:spacing w:after="120"/>
      <w:ind w:left="360"/>
    </w:pPr>
    <w:rPr>
      <w:szCs w:val="16"/>
    </w:rPr>
  </w:style>
  <w:style w:type="paragraph" w:styleId="Caption">
    <w:name w:val="caption"/>
    <w:basedOn w:val="Normal"/>
    <w:next w:val="Normal"/>
    <w:uiPriority w:val="35"/>
    <w:unhideWhenUsed/>
    <w:qFormat/>
    <w:rPr>
      <w:b/>
      <w:bCs/>
      <w:caps/>
      <w:sz w:val="16"/>
      <w:szCs w:val="18"/>
    </w:rPr>
  </w:style>
  <w:style w:type="character" w:styleId="CommentReference">
    <w:name w:val="annotation reference"/>
    <w:basedOn w:val="DefaultParagraphFont"/>
    <w:uiPriority w:val="99"/>
    <w:semiHidden/>
    <w:unhideWhenUsed/>
    <w:qFormat/>
    <w:rPr>
      <w:sz w:val="22"/>
      <w:szCs w:val="16"/>
    </w:rPr>
  </w:style>
  <w:style w:type="paragraph" w:styleId="CommentText">
    <w:name w:val="annotation text"/>
    <w:basedOn w:val="Normal"/>
    <w:link w:val="CommentTextChar"/>
    <w:uiPriority w:val="99"/>
    <w:semiHidden/>
    <w:unhideWhenUsed/>
    <w:qFormat/>
  </w:style>
  <w:style w:type="paragraph" w:styleId="CommentSubject">
    <w:name w:val="annotation subject"/>
    <w:basedOn w:val="CommentText"/>
    <w:next w:val="CommentText"/>
    <w:link w:val="CommentSubjectChar"/>
    <w:uiPriority w:val="99"/>
    <w:semiHidden/>
    <w:unhideWhenUsed/>
    <w:qFormat/>
    <w:rPr>
      <w:b/>
      <w:bCs/>
    </w:rPr>
  </w:style>
  <w:style w:type="paragraph" w:styleId="DocumentMap">
    <w:name w:val="Document Map"/>
    <w:basedOn w:val="Normal"/>
    <w:link w:val="DocumentMapChar"/>
    <w:uiPriority w:val="99"/>
    <w:semiHidden/>
    <w:unhideWhenUsed/>
    <w:qFormat/>
    <w:rPr>
      <w:rFonts w:ascii="Segoe UI" w:hAnsi="Segoe UI" w:cs="Segoe UI"/>
      <w:szCs w:val="16"/>
    </w:rPr>
  </w:style>
  <w:style w:type="character" w:styleId="Emphasis">
    <w:name w:val="Emphasis"/>
    <w:uiPriority w:val="20"/>
    <w:qFormat/>
    <w:rPr>
      <w:b/>
      <w:i/>
      <w:spacing w:val="10"/>
    </w:rPr>
  </w:style>
  <w:style w:type="paragraph" w:styleId="EndnoteText">
    <w:name w:val="endnote text"/>
    <w:basedOn w:val="Normal"/>
    <w:link w:val="EndnoteTextChar"/>
    <w:uiPriority w:val="99"/>
    <w:semiHidden/>
    <w:unhideWhenUsed/>
    <w:qFormat/>
  </w:style>
  <w:style w:type="paragraph" w:styleId="EnvelopeReturn">
    <w:name w:val="envelope return"/>
    <w:basedOn w:val="Normal"/>
    <w:uiPriority w:val="99"/>
    <w:semiHidden/>
    <w:unhideWhenUsed/>
    <w:qFormat/>
  </w:style>
  <w:style w:type="character" w:styleId="FollowedHyperlink">
    <w:name w:val="FollowedHyperlink"/>
    <w:basedOn w:val="DefaultParagraphFont"/>
    <w:uiPriority w:val="99"/>
    <w:semiHidden/>
    <w:unhideWhenUsed/>
    <w:qFormat/>
    <w:rPr>
      <w:color w:val="6D1D6A" w:themeColor="accent1" w:themeShade="BF"/>
      <w:u w:val="single"/>
    </w:rPr>
  </w:style>
  <w:style w:type="paragraph" w:styleId="Footer">
    <w:name w:val="footer"/>
    <w:basedOn w:val="Normal"/>
    <w:link w:val="FooterChar"/>
    <w:uiPriority w:val="99"/>
    <w:unhideWhenUsed/>
    <w:qFormat/>
    <w:pPr>
      <w:jc w:val="right"/>
    </w:pPr>
    <w:rPr>
      <w:caps/>
    </w:rPr>
  </w:style>
  <w:style w:type="paragraph" w:styleId="FootnoteText">
    <w:name w:val="footnote text"/>
    <w:basedOn w:val="Normal"/>
    <w:link w:val="FootnoteTextChar"/>
    <w:uiPriority w:val="99"/>
    <w:semiHidden/>
    <w:unhideWhenUsed/>
    <w:qFormat/>
  </w:style>
  <w:style w:type="paragraph" w:styleId="Header">
    <w:name w:val="header"/>
    <w:basedOn w:val="Normal"/>
    <w:link w:val="HeaderChar"/>
    <w:uiPriority w:val="99"/>
    <w:unhideWhenUsed/>
    <w:qFormat/>
  </w:style>
  <w:style w:type="character" w:styleId="HTMLCode">
    <w:name w:val="HTML Code"/>
    <w:basedOn w:val="DefaultParagraphFont"/>
    <w:uiPriority w:val="99"/>
    <w:semiHidden/>
    <w:unhideWhenUsed/>
    <w:qFormat/>
    <w:rPr>
      <w:rFonts w:ascii="Consolas" w:hAnsi="Consolas"/>
      <w:sz w:val="22"/>
      <w:szCs w:val="20"/>
    </w:rPr>
  </w:style>
  <w:style w:type="character" w:styleId="HTMLKeyboard">
    <w:name w:val="HTML Keyboard"/>
    <w:basedOn w:val="DefaultParagraphFont"/>
    <w:uiPriority w:val="99"/>
    <w:semiHidden/>
    <w:unhideWhenUsed/>
    <w:qFormat/>
    <w:rPr>
      <w:rFonts w:ascii="Consolas" w:hAnsi="Consolas"/>
      <w:sz w:val="22"/>
      <w:szCs w:val="20"/>
    </w:rPr>
  </w:style>
  <w:style w:type="paragraph" w:styleId="HTMLPreformatted">
    <w:name w:val="HTML Preformatted"/>
    <w:basedOn w:val="Normal"/>
    <w:link w:val="HTMLPreformattedChar"/>
    <w:uiPriority w:val="99"/>
    <w:semiHidden/>
    <w:unhideWhenUsed/>
    <w:qFormat/>
    <w:rPr>
      <w:rFonts w:ascii="Consolas" w:hAnsi="Consolas"/>
    </w:rPr>
  </w:style>
  <w:style w:type="character" w:styleId="HTMLTypewriter">
    <w:name w:val="HTML Typewriter"/>
    <w:basedOn w:val="DefaultParagraphFont"/>
    <w:uiPriority w:val="99"/>
    <w:semiHidden/>
    <w:unhideWhenUsed/>
    <w:qFormat/>
    <w:rPr>
      <w:rFonts w:ascii="Consolas" w:hAnsi="Consolas"/>
      <w:sz w:val="22"/>
      <w:szCs w:val="20"/>
    </w:rPr>
  </w:style>
  <w:style w:type="character" w:styleId="Hyperlink">
    <w:name w:val="Hyperlink"/>
    <w:basedOn w:val="DefaultParagraphFont"/>
    <w:uiPriority w:val="99"/>
    <w:unhideWhenUsed/>
    <w:qFormat/>
    <w:rPr>
      <w:color w:val="301D7D" w:themeColor="accent3" w:themeShade="80"/>
      <w:u w:val="single"/>
    </w:rPr>
  </w:style>
  <w:style w:type="paragraph" w:styleId="ListBullet">
    <w:name w:val="List Bullet"/>
    <w:basedOn w:val="Normal"/>
    <w:uiPriority w:val="10"/>
    <w:unhideWhenUsed/>
    <w:qFormat/>
    <w:pPr>
      <w:numPr>
        <w:numId w:val="1"/>
      </w:numPr>
    </w:pPr>
  </w:style>
  <w:style w:type="paragraph" w:styleId="ListNumber">
    <w:name w:val="List Number"/>
    <w:basedOn w:val="Normal"/>
    <w:uiPriority w:val="11"/>
    <w:unhideWhenUsed/>
    <w:qFormat/>
    <w:pPr>
      <w:numPr>
        <w:numId w:val="2"/>
      </w:numPr>
      <w:contextualSpacing/>
    </w:pPr>
  </w:style>
  <w:style w:type="paragraph" w:styleId="MacroText">
    <w:name w:val="macro"/>
    <w:link w:val="MacroTextChar"/>
    <w:uiPriority w:val="99"/>
    <w:semiHidden/>
    <w:unhideWhenUsed/>
    <w:qFormat/>
    <w:pPr>
      <w:tabs>
        <w:tab w:val="left" w:pos="480"/>
        <w:tab w:val="left" w:pos="960"/>
        <w:tab w:val="left" w:pos="1440"/>
        <w:tab w:val="left" w:pos="1920"/>
        <w:tab w:val="left" w:pos="2400"/>
        <w:tab w:val="left" w:pos="2880"/>
        <w:tab w:val="left" w:pos="3360"/>
        <w:tab w:val="left" w:pos="3840"/>
        <w:tab w:val="left" w:pos="4320"/>
      </w:tabs>
      <w:spacing w:after="200" w:line="276" w:lineRule="auto"/>
      <w:jc w:val="both"/>
    </w:pPr>
    <w:rPr>
      <w:rFonts w:ascii="Consolas" w:hAnsi="Consolas"/>
      <w:lang w:val="en-US" w:eastAsia="en-US"/>
    </w:rPr>
  </w:style>
  <w:style w:type="paragraph" w:styleId="NormalWeb">
    <w:name w:val="Normal (Web)"/>
    <w:basedOn w:val="Normal"/>
    <w:uiPriority w:val="99"/>
    <w:unhideWhenUsed/>
    <w:qFormat/>
    <w:pPr>
      <w:spacing w:before="100" w:beforeAutospacing="1" w:after="100" w:afterAutospacing="1"/>
    </w:pPr>
    <w:rPr>
      <w:rFonts w:ascii="Times New Roman" w:eastAsia="Times New Roman" w:hAnsi="Times New Roman" w:cs="Times New Roman"/>
      <w:sz w:val="24"/>
      <w:szCs w:val="24"/>
      <w:lang w:val="zh-CN" w:eastAsia="zh-CN"/>
    </w:rPr>
  </w:style>
  <w:style w:type="paragraph" w:styleId="PlainText">
    <w:name w:val="Plain Text"/>
    <w:basedOn w:val="Normal"/>
    <w:link w:val="PlainTextChar"/>
    <w:uiPriority w:val="99"/>
    <w:semiHidden/>
    <w:unhideWhenUsed/>
    <w:qFormat/>
    <w:rPr>
      <w:rFonts w:ascii="Consolas" w:hAnsi="Consolas"/>
      <w:szCs w:val="21"/>
    </w:rPr>
  </w:style>
  <w:style w:type="character" w:styleId="Strong">
    <w:name w:val="Strong"/>
    <w:uiPriority w:val="22"/>
    <w:qFormat/>
    <w:rPr>
      <w:b/>
      <w:color w:val="9B57D3" w:themeColor="accent2"/>
    </w:rPr>
  </w:style>
  <w:style w:type="paragraph" w:styleId="Subtitle">
    <w:name w:val="Subtitle"/>
    <w:basedOn w:val="Normal"/>
    <w:next w:val="Normal"/>
    <w:link w:val="SubtitleChar"/>
    <w:uiPriority w:val="11"/>
    <w:qFormat/>
    <w:pPr>
      <w:spacing w:after="720" w:line="240" w:lineRule="auto"/>
      <w:jc w:val="right"/>
    </w:pPr>
    <w:rPr>
      <w:rFonts w:asciiTheme="majorHAnsi" w:eastAsiaTheme="majorEastAsia" w:hAnsiTheme="majorHAnsi" w:cstheme="majorBidi"/>
      <w:szCs w:val="22"/>
    </w:rPr>
  </w:style>
  <w:style w:type="paragraph" w:styleId="Title">
    <w:name w:val="Title"/>
    <w:basedOn w:val="Normal"/>
    <w:next w:val="Normal"/>
    <w:link w:val="TitleChar"/>
    <w:uiPriority w:val="10"/>
    <w:qFormat/>
    <w:pPr>
      <w:pBdr>
        <w:top w:val="single" w:sz="12" w:space="1" w:color="9B57D3" w:themeColor="accent2"/>
      </w:pBdr>
      <w:spacing w:line="240" w:lineRule="auto"/>
      <w:jc w:val="right"/>
    </w:pPr>
    <w:rPr>
      <w:smallCaps/>
      <w:sz w:val="48"/>
      <w:szCs w:val="48"/>
    </w:rPr>
  </w:style>
  <w:style w:type="character" w:customStyle="1" w:styleId="Heading1Char">
    <w:name w:val="Heading 1 Char"/>
    <w:basedOn w:val="DefaultParagraphFont"/>
    <w:link w:val="Heading1"/>
    <w:uiPriority w:val="9"/>
    <w:qFormat/>
    <w:rPr>
      <w:smallCaps/>
      <w:spacing w:val="5"/>
      <w:sz w:val="32"/>
      <w:szCs w:val="32"/>
    </w:rPr>
  </w:style>
  <w:style w:type="character" w:customStyle="1" w:styleId="Heading2Char">
    <w:name w:val="Heading 2 Char"/>
    <w:basedOn w:val="DefaultParagraphFont"/>
    <w:link w:val="Heading2"/>
    <w:uiPriority w:val="9"/>
    <w:qFormat/>
    <w:rPr>
      <w:smallCaps/>
      <w:spacing w:val="5"/>
      <w:sz w:val="28"/>
      <w:szCs w:val="28"/>
    </w:rPr>
  </w:style>
  <w:style w:type="paragraph" w:customStyle="1" w:styleId="ContactInfo">
    <w:name w:val="Contact Info"/>
    <w:basedOn w:val="Normal"/>
    <w:uiPriority w:val="4"/>
    <w:qFormat/>
    <w:pPr>
      <w:jc w:val="center"/>
    </w:pPr>
  </w:style>
  <w:style w:type="character" w:customStyle="1" w:styleId="TitleChar">
    <w:name w:val="Title Char"/>
    <w:basedOn w:val="DefaultParagraphFont"/>
    <w:link w:val="Title"/>
    <w:uiPriority w:val="10"/>
    <w:qFormat/>
    <w:rPr>
      <w:smallCaps/>
      <w:sz w:val="48"/>
      <w:szCs w:val="48"/>
    </w:rPr>
  </w:style>
  <w:style w:type="character" w:customStyle="1" w:styleId="SubtitleChar">
    <w:name w:val="Subtitle Char"/>
    <w:basedOn w:val="DefaultParagraphFont"/>
    <w:link w:val="Subtitle"/>
    <w:uiPriority w:val="11"/>
    <w:qFormat/>
    <w:rPr>
      <w:rFonts w:asciiTheme="majorHAnsi" w:eastAsiaTheme="majorEastAsia" w:hAnsiTheme="majorHAnsi" w:cstheme="majorBidi"/>
      <w:szCs w:val="22"/>
    </w:rPr>
  </w:style>
  <w:style w:type="character" w:customStyle="1" w:styleId="FooterChar">
    <w:name w:val="Footer Char"/>
    <w:basedOn w:val="DefaultParagraphFont"/>
    <w:link w:val="Footer"/>
    <w:uiPriority w:val="99"/>
    <w:qFormat/>
    <w:rPr>
      <w:caps/>
    </w:rPr>
  </w:style>
  <w:style w:type="paragraph" w:customStyle="1" w:styleId="Photo">
    <w:name w:val="Photo"/>
    <w:basedOn w:val="Normal"/>
    <w:uiPriority w:val="1"/>
    <w:qFormat/>
    <w:pPr>
      <w:jc w:val="center"/>
    </w:pPr>
  </w:style>
  <w:style w:type="character" w:customStyle="1" w:styleId="HeaderChar">
    <w:name w:val="Header Char"/>
    <w:basedOn w:val="DefaultParagraphFont"/>
    <w:link w:val="Header"/>
    <w:uiPriority w:val="99"/>
    <w:qFormat/>
    <w:rPr>
      <w:color w:val="595959" w:themeColor="text1" w:themeTint="A6"/>
      <w:sz w:val="20"/>
      <w:szCs w:val="20"/>
      <w:lang w:eastAsia="ja-JP"/>
    </w:rPr>
  </w:style>
  <w:style w:type="character" w:customStyle="1" w:styleId="Heading3Char">
    <w:name w:val="Heading 3 Char"/>
    <w:basedOn w:val="DefaultParagraphFont"/>
    <w:link w:val="Heading3"/>
    <w:uiPriority w:val="9"/>
    <w:qFormat/>
    <w:rPr>
      <w:smallCaps/>
      <w:spacing w:val="5"/>
      <w:sz w:val="24"/>
      <w:szCs w:val="24"/>
    </w:rPr>
  </w:style>
  <w:style w:type="character" w:customStyle="1" w:styleId="Heading8Char">
    <w:name w:val="Heading 8 Char"/>
    <w:basedOn w:val="DefaultParagraphFont"/>
    <w:link w:val="Heading8"/>
    <w:uiPriority w:val="9"/>
    <w:semiHidden/>
    <w:qFormat/>
    <w:rPr>
      <w:b/>
      <w:i/>
      <w:smallCaps/>
      <w:color w:val="752EB0" w:themeColor="accent2" w:themeShade="BF"/>
    </w:rPr>
  </w:style>
  <w:style w:type="character" w:customStyle="1" w:styleId="Heading9Char">
    <w:name w:val="Heading 9 Char"/>
    <w:basedOn w:val="DefaultParagraphFont"/>
    <w:link w:val="Heading9"/>
    <w:uiPriority w:val="9"/>
    <w:semiHidden/>
    <w:qFormat/>
    <w:rPr>
      <w:b/>
      <w:i/>
      <w:smallCaps/>
      <w:color w:val="4E1F76" w:themeColor="accent2" w:themeShade="80"/>
    </w:rPr>
  </w:style>
  <w:style w:type="character" w:customStyle="1" w:styleId="IntenseEmphasis1">
    <w:name w:val="Intense Emphasis1"/>
    <w:uiPriority w:val="21"/>
    <w:qFormat/>
    <w:rPr>
      <w:b/>
      <w:i/>
      <w:color w:val="9B57D3" w:themeColor="accent2"/>
      <w:spacing w:val="10"/>
    </w:rPr>
  </w:style>
  <w:style w:type="paragraph" w:styleId="IntenseQuote">
    <w:name w:val="Intense Quote"/>
    <w:basedOn w:val="Normal"/>
    <w:next w:val="Normal"/>
    <w:link w:val="IntenseQuoteChar"/>
    <w:uiPriority w:val="30"/>
    <w:qFormat/>
    <w:pPr>
      <w:pBdr>
        <w:top w:val="single" w:sz="8" w:space="10" w:color="752EB0" w:themeColor="accent2" w:themeShade="BF"/>
        <w:left w:val="single" w:sz="8" w:space="10" w:color="752EB0" w:themeColor="accent2" w:themeShade="BF"/>
        <w:bottom w:val="single" w:sz="8" w:space="10" w:color="752EB0" w:themeColor="accent2" w:themeShade="BF"/>
        <w:right w:val="single" w:sz="8" w:space="10" w:color="752EB0" w:themeColor="accent2" w:themeShade="BF"/>
      </w:pBdr>
      <w:shd w:val="clear" w:color="auto" w:fill="9B57D3"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qFormat/>
    <w:rPr>
      <w:b/>
      <w:i/>
      <w:color w:val="FFFFFF" w:themeColor="background1"/>
      <w:shd w:val="clear" w:color="auto" w:fill="9B57D3" w:themeFill="accent2"/>
    </w:rPr>
  </w:style>
  <w:style w:type="character" w:customStyle="1" w:styleId="IntenseReference1">
    <w:name w:val="Intense Reference1"/>
    <w:uiPriority w:val="32"/>
    <w:qFormat/>
    <w:rPr>
      <w:b/>
      <w:bCs/>
      <w:smallCaps/>
      <w:spacing w:val="5"/>
      <w:sz w:val="22"/>
      <w:szCs w:val="22"/>
      <w:u w:val="single"/>
    </w:rPr>
  </w:style>
  <w:style w:type="character" w:customStyle="1" w:styleId="BalloonTextChar">
    <w:name w:val="Balloon Text Char"/>
    <w:basedOn w:val="DefaultParagraphFont"/>
    <w:link w:val="BalloonText"/>
    <w:uiPriority w:val="99"/>
    <w:semiHidden/>
    <w:qFormat/>
    <w:rPr>
      <w:rFonts w:ascii="Segoe UI" w:hAnsi="Segoe UI" w:cs="Segoe UI"/>
      <w:szCs w:val="18"/>
    </w:rPr>
  </w:style>
  <w:style w:type="character" w:customStyle="1" w:styleId="BodyText3Char">
    <w:name w:val="Body Text 3 Char"/>
    <w:basedOn w:val="DefaultParagraphFont"/>
    <w:link w:val="BodyText3"/>
    <w:uiPriority w:val="99"/>
    <w:semiHidden/>
    <w:qFormat/>
    <w:rPr>
      <w:szCs w:val="16"/>
    </w:rPr>
  </w:style>
  <w:style w:type="character" w:customStyle="1" w:styleId="BodyTextIndent3Char">
    <w:name w:val="Body Text Indent 3 Char"/>
    <w:basedOn w:val="DefaultParagraphFont"/>
    <w:link w:val="BodyTextIndent3"/>
    <w:uiPriority w:val="99"/>
    <w:semiHidden/>
    <w:qFormat/>
    <w:rPr>
      <w:szCs w:val="16"/>
    </w:rPr>
  </w:style>
  <w:style w:type="character" w:customStyle="1" w:styleId="CommentTextChar">
    <w:name w:val="Comment Text Char"/>
    <w:basedOn w:val="DefaultParagraphFont"/>
    <w:link w:val="CommentText"/>
    <w:uiPriority w:val="99"/>
    <w:semiHidden/>
    <w:qFormat/>
    <w:rPr>
      <w:szCs w:val="20"/>
    </w:rPr>
  </w:style>
  <w:style w:type="character" w:customStyle="1" w:styleId="CommentSubjectChar">
    <w:name w:val="Comment Subject Char"/>
    <w:basedOn w:val="CommentTextChar"/>
    <w:link w:val="CommentSubject"/>
    <w:uiPriority w:val="99"/>
    <w:semiHidden/>
    <w:rPr>
      <w:b/>
      <w:bCs/>
      <w:szCs w:val="20"/>
    </w:rPr>
  </w:style>
  <w:style w:type="character" w:customStyle="1" w:styleId="DocumentMapChar">
    <w:name w:val="Document Map Char"/>
    <w:basedOn w:val="DefaultParagraphFont"/>
    <w:link w:val="DocumentMap"/>
    <w:uiPriority w:val="99"/>
    <w:semiHidden/>
    <w:qFormat/>
    <w:rPr>
      <w:rFonts w:ascii="Segoe UI" w:hAnsi="Segoe UI" w:cs="Segoe UI"/>
      <w:szCs w:val="16"/>
    </w:rPr>
  </w:style>
  <w:style w:type="character" w:customStyle="1" w:styleId="EndnoteTextChar">
    <w:name w:val="Endnote Text Char"/>
    <w:basedOn w:val="DefaultParagraphFont"/>
    <w:link w:val="EndnoteText"/>
    <w:uiPriority w:val="99"/>
    <w:semiHidden/>
    <w:rPr>
      <w:szCs w:val="20"/>
    </w:rPr>
  </w:style>
  <w:style w:type="character" w:customStyle="1" w:styleId="FootnoteTextChar">
    <w:name w:val="Footnote Text Char"/>
    <w:basedOn w:val="DefaultParagraphFont"/>
    <w:link w:val="FootnoteText"/>
    <w:uiPriority w:val="99"/>
    <w:semiHidden/>
    <w:qFormat/>
    <w:rPr>
      <w:szCs w:val="20"/>
    </w:rPr>
  </w:style>
  <w:style w:type="character" w:customStyle="1" w:styleId="HTMLPreformattedChar">
    <w:name w:val="HTML Preformatted Char"/>
    <w:basedOn w:val="DefaultParagraphFont"/>
    <w:link w:val="HTMLPreformatted"/>
    <w:uiPriority w:val="99"/>
    <w:semiHidden/>
    <w:qFormat/>
    <w:rPr>
      <w:rFonts w:ascii="Consolas" w:hAnsi="Consolas"/>
      <w:szCs w:val="20"/>
    </w:rPr>
  </w:style>
  <w:style w:type="character" w:customStyle="1" w:styleId="MacroTextChar">
    <w:name w:val="Macro Text Char"/>
    <w:basedOn w:val="DefaultParagraphFont"/>
    <w:link w:val="MacroText"/>
    <w:uiPriority w:val="99"/>
    <w:semiHidden/>
    <w:qFormat/>
    <w:rPr>
      <w:rFonts w:ascii="Consolas" w:hAnsi="Consolas"/>
      <w:szCs w:val="20"/>
    </w:rPr>
  </w:style>
  <w:style w:type="character" w:styleId="PlaceholderText">
    <w:name w:val="Placeholder Text"/>
    <w:basedOn w:val="DefaultParagraphFont"/>
    <w:uiPriority w:val="99"/>
    <w:semiHidden/>
    <w:qFormat/>
    <w:rPr>
      <w:color w:val="595959" w:themeColor="text1" w:themeTint="A6"/>
    </w:rPr>
  </w:style>
  <w:style w:type="character" w:customStyle="1" w:styleId="PlainTextChar">
    <w:name w:val="Plain Text Char"/>
    <w:basedOn w:val="DefaultParagraphFont"/>
    <w:link w:val="PlainText"/>
    <w:uiPriority w:val="99"/>
    <w:semiHidden/>
    <w:qFormat/>
    <w:rPr>
      <w:rFonts w:ascii="Consolas" w:hAnsi="Consolas"/>
      <w:szCs w:val="21"/>
    </w:rPr>
  </w:style>
  <w:style w:type="character" w:customStyle="1" w:styleId="Heading7Char">
    <w:name w:val="Heading 7 Char"/>
    <w:basedOn w:val="DefaultParagraphFont"/>
    <w:link w:val="Heading7"/>
    <w:uiPriority w:val="9"/>
    <w:semiHidden/>
    <w:qFormat/>
    <w:rPr>
      <w:b/>
      <w:smallCaps/>
      <w:color w:val="9B57D3" w:themeColor="accent2"/>
      <w:spacing w:val="10"/>
    </w:rPr>
  </w:style>
  <w:style w:type="character" w:customStyle="1" w:styleId="Heading6Char">
    <w:name w:val="Heading 6 Char"/>
    <w:basedOn w:val="DefaultParagraphFont"/>
    <w:link w:val="Heading6"/>
    <w:uiPriority w:val="9"/>
    <w:semiHidden/>
    <w:qFormat/>
    <w:rPr>
      <w:smallCaps/>
      <w:color w:val="9B57D3" w:themeColor="accent2"/>
      <w:spacing w:val="5"/>
      <w:sz w:val="22"/>
    </w:rPr>
  </w:style>
  <w:style w:type="character" w:customStyle="1" w:styleId="Heading4Char">
    <w:name w:val="Heading 4 Char"/>
    <w:basedOn w:val="DefaultParagraphFont"/>
    <w:link w:val="Heading4"/>
    <w:uiPriority w:val="9"/>
    <w:semiHidden/>
    <w:qFormat/>
    <w:rPr>
      <w:smallCaps/>
      <w:spacing w:val="10"/>
      <w:sz w:val="22"/>
      <w:szCs w:val="22"/>
    </w:rPr>
  </w:style>
  <w:style w:type="character" w:customStyle="1" w:styleId="Heading5Char">
    <w:name w:val="Heading 5 Char"/>
    <w:basedOn w:val="DefaultParagraphFont"/>
    <w:link w:val="Heading5"/>
    <w:uiPriority w:val="9"/>
    <w:semiHidden/>
    <w:qFormat/>
    <w:rPr>
      <w:smallCaps/>
      <w:color w:val="752EB0" w:themeColor="accent2" w:themeShade="BF"/>
      <w:spacing w:val="10"/>
      <w:sz w:val="22"/>
      <w:szCs w:val="26"/>
    </w:rPr>
  </w:style>
  <w:style w:type="paragraph" w:styleId="NoSpacing">
    <w:name w:val="No Spacing"/>
    <w:basedOn w:val="Normal"/>
    <w:link w:val="NoSpacingChar"/>
    <w:uiPriority w:val="1"/>
    <w:qFormat/>
    <w:pPr>
      <w:spacing w:after="0" w:line="240" w:lineRule="auto"/>
    </w:pPr>
  </w:style>
  <w:style w:type="paragraph" w:styleId="ListParagraph">
    <w:name w:val="List Paragraph"/>
    <w:basedOn w:val="Normal"/>
    <w:uiPriority w:val="34"/>
    <w:qFormat/>
    <w:pPr>
      <w:ind w:left="720"/>
      <w:contextualSpacing/>
    </w:pPr>
  </w:style>
  <w:style w:type="paragraph" w:styleId="Quote">
    <w:name w:val="Quote"/>
    <w:basedOn w:val="Normal"/>
    <w:next w:val="Normal"/>
    <w:link w:val="QuoteChar"/>
    <w:uiPriority w:val="29"/>
    <w:qFormat/>
    <w:rPr>
      <w:i/>
    </w:rPr>
  </w:style>
  <w:style w:type="character" w:customStyle="1" w:styleId="QuoteChar">
    <w:name w:val="Quote Char"/>
    <w:basedOn w:val="DefaultParagraphFont"/>
    <w:link w:val="Quote"/>
    <w:uiPriority w:val="29"/>
    <w:qFormat/>
    <w:rPr>
      <w:i/>
    </w:rPr>
  </w:style>
  <w:style w:type="character" w:customStyle="1" w:styleId="SubtleEmphasis1">
    <w:name w:val="Subtle Emphasis1"/>
    <w:uiPriority w:val="19"/>
    <w:qFormat/>
    <w:rPr>
      <w:i/>
    </w:rPr>
  </w:style>
  <w:style w:type="character" w:customStyle="1" w:styleId="SubtleReference1">
    <w:name w:val="Subtle Reference1"/>
    <w:uiPriority w:val="31"/>
    <w:qFormat/>
    <w:rPr>
      <w:b/>
    </w:rPr>
  </w:style>
  <w:style w:type="character" w:customStyle="1" w:styleId="BookTitle1">
    <w:name w:val="Book Title1"/>
    <w:uiPriority w:val="33"/>
    <w:qFormat/>
    <w:rPr>
      <w:rFonts w:asciiTheme="majorHAnsi" w:eastAsiaTheme="majorEastAsia" w:hAnsiTheme="majorHAnsi" w:cstheme="majorBidi"/>
      <w:i/>
      <w:iCs/>
      <w:sz w:val="20"/>
      <w:szCs w:val="20"/>
    </w:rPr>
  </w:style>
  <w:style w:type="paragraph" w:customStyle="1" w:styleId="TOCHeading1">
    <w:name w:val="TOC Heading1"/>
    <w:basedOn w:val="Heading1"/>
    <w:next w:val="Normal"/>
    <w:uiPriority w:val="39"/>
    <w:semiHidden/>
    <w:unhideWhenUsed/>
    <w:qFormat/>
    <w:pPr>
      <w:outlineLvl w:val="9"/>
    </w:pPr>
  </w:style>
  <w:style w:type="character" w:customStyle="1" w:styleId="UnresolvedMention1">
    <w:name w:val="Unresolved Mention1"/>
    <w:basedOn w:val="DefaultParagraphFont"/>
    <w:uiPriority w:val="99"/>
    <w:semiHidden/>
    <w:unhideWhenUsed/>
    <w:qFormat/>
    <w:rPr>
      <w:color w:val="605E5C"/>
      <w:shd w:val="clear" w:color="auto" w:fill="E1DFDD"/>
    </w:rPr>
  </w:style>
  <w:style w:type="paragraph" w:customStyle="1" w:styleId="Revision1">
    <w:name w:val="Revision1"/>
    <w:hidden/>
    <w:uiPriority w:val="99"/>
    <w:semiHidden/>
    <w:qFormat/>
    <w:pPr>
      <w:spacing w:after="200" w:line="276" w:lineRule="auto"/>
      <w:jc w:val="both"/>
    </w:pPr>
    <w:rPr>
      <w:lang w:val="en-US" w:eastAsia="en-US"/>
    </w:rPr>
  </w:style>
  <w:style w:type="character" w:customStyle="1" w:styleId="NoSpacingChar">
    <w:name w:val="No Spacing Char"/>
    <w:basedOn w:val="DefaultParagraphFont"/>
    <w:link w:val="NoSpacing"/>
    <w:uiPriority w:val="1"/>
    <w:qFormat/>
  </w:style>
  <w:style w:type="character" w:customStyle="1" w:styleId="c8wgl00">
    <w:name w:val="c8wgl00"/>
    <w:basedOn w:val="DefaultParagraphFont"/>
    <w:qFormat/>
  </w:style>
  <w:style w:type="character" w:customStyle="1" w:styleId="authors">
    <w:name w:val="authors"/>
    <w:basedOn w:val="DefaultParagraphFont"/>
    <w:qFormat/>
  </w:style>
  <w:style w:type="character" w:customStyle="1" w:styleId="Date1">
    <w:name w:val="Date1"/>
    <w:basedOn w:val="DefaultParagraphFont"/>
    <w:qFormat/>
  </w:style>
  <w:style w:type="character" w:customStyle="1" w:styleId="arttitle">
    <w:name w:val="art_title"/>
    <w:basedOn w:val="DefaultParagraphFont"/>
    <w:qFormat/>
  </w:style>
  <w:style w:type="character" w:customStyle="1" w:styleId="serialtitle">
    <w:name w:val="serial_title"/>
    <w:basedOn w:val="DefaultParagraphFont"/>
    <w:qFormat/>
  </w:style>
  <w:style w:type="character" w:customStyle="1" w:styleId="volumeissue">
    <w:name w:val="volume_issue"/>
    <w:basedOn w:val="DefaultParagraphFont"/>
    <w:qFormat/>
  </w:style>
  <w:style w:type="character" w:customStyle="1" w:styleId="pagerange">
    <w:name w:val="page_range"/>
    <w:basedOn w:val="DefaultParagraphFont"/>
    <w:qFormat/>
  </w:style>
  <w:style w:type="character" w:customStyle="1" w:styleId="doilink">
    <w:name w:val="doi_link"/>
    <w:basedOn w:val="DefaultParagraphFont"/>
    <w:qFormat/>
  </w:style>
  <w:style w:type="character" w:customStyle="1" w:styleId="apple-converted-space">
    <w:name w:val="apple-converted-space"/>
    <w:basedOn w:val="DefaultParagraphFont"/>
    <w:qFormat/>
  </w:style>
  <w:style w:type="table" w:customStyle="1" w:styleId="GridTable3-Accent51">
    <w:name w:val="Grid Table 3 - Accent 51"/>
    <w:basedOn w:val="TableNormal"/>
    <w:uiPriority w:val="48"/>
    <w:qFormat/>
    <w:tblPr>
      <w:tblBorders>
        <w:top w:val="single" w:sz="4" w:space="0" w:color="8FC8F4" w:themeColor="accent5" w:themeTint="99"/>
        <w:left w:val="single" w:sz="4" w:space="0" w:color="8FC8F4" w:themeColor="accent5" w:themeTint="99"/>
        <w:bottom w:val="single" w:sz="4" w:space="0" w:color="8FC8F4" w:themeColor="accent5" w:themeTint="99"/>
        <w:right w:val="single" w:sz="4" w:space="0" w:color="8FC8F4" w:themeColor="accent5" w:themeTint="99"/>
        <w:insideH w:val="single" w:sz="4" w:space="0" w:color="8FC8F4" w:themeColor="accent5" w:themeTint="99"/>
        <w:insideV w:val="single" w:sz="4" w:space="0" w:color="8FC8F4"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CFB" w:themeFill="accent5" w:themeFillTint="33"/>
      </w:tcPr>
    </w:tblStylePr>
    <w:tblStylePr w:type="band1Horz">
      <w:tblPr/>
      <w:tcPr>
        <w:shd w:val="clear" w:color="auto" w:fill="D9ECFB" w:themeFill="accent5" w:themeFillTint="33"/>
      </w:tcPr>
    </w:tblStylePr>
    <w:tblStylePr w:type="neCell">
      <w:tblPr/>
      <w:tcPr>
        <w:tcBorders>
          <w:bottom w:val="single" w:sz="4" w:space="0" w:color="8FC8F4" w:themeColor="accent5" w:themeTint="99"/>
        </w:tcBorders>
      </w:tcPr>
    </w:tblStylePr>
    <w:tblStylePr w:type="nwCell">
      <w:tblPr/>
      <w:tcPr>
        <w:tcBorders>
          <w:bottom w:val="single" w:sz="4" w:space="0" w:color="8FC8F4" w:themeColor="accent5" w:themeTint="99"/>
        </w:tcBorders>
      </w:tcPr>
    </w:tblStylePr>
    <w:tblStylePr w:type="seCell">
      <w:tblPr/>
      <w:tcPr>
        <w:tcBorders>
          <w:top w:val="single" w:sz="4" w:space="0" w:color="8FC8F4" w:themeColor="accent5" w:themeTint="99"/>
        </w:tcBorders>
      </w:tcPr>
    </w:tblStylePr>
    <w:tblStylePr w:type="swCell">
      <w:tblPr/>
      <w:tcPr>
        <w:tcBorders>
          <w:top w:val="single" w:sz="4" w:space="0" w:color="8FC8F4" w:themeColor="accent5" w:themeTint="99"/>
        </w:tcBorders>
      </w:tcPr>
    </w:tblStylePr>
  </w:style>
  <w:style w:type="paragraph" w:customStyle="1" w:styleId="PersonalName">
    <w:name w:val="Personal Name"/>
    <w:basedOn w:val="Title"/>
    <w:qFormat/>
    <w:rPr>
      <w:b/>
      <w:caps/>
      <w:color w:val="000000"/>
      <w:sz w:val="28"/>
      <w:szCs w:val="28"/>
    </w:rPr>
  </w:style>
  <w:style w:type="paragraph" w:customStyle="1" w:styleId="Revision2">
    <w:name w:val="Revision2"/>
    <w:hidden/>
    <w:uiPriority w:val="99"/>
    <w:semiHidden/>
    <w:qFormat/>
    <w:rPr>
      <w:lang w:val="en-US" w:eastAsia="en-US"/>
    </w:rPr>
  </w:style>
  <w:style w:type="character" w:customStyle="1" w:styleId="UnresolvedMention2">
    <w:name w:val="Unresolved Mention2"/>
    <w:basedOn w:val="DefaultParagraphFont"/>
    <w:uiPriority w:val="99"/>
    <w:semiHidden/>
    <w:unhideWhenUsed/>
    <w:qFormat/>
    <w:rPr>
      <w:color w:val="605E5C"/>
      <w:shd w:val="clear" w:color="auto" w:fill="E1DFDD"/>
    </w:rPr>
  </w:style>
  <w:style w:type="paragraph" w:customStyle="1" w:styleId="Revision3">
    <w:name w:val="Revision3"/>
    <w:hidden/>
    <w:uiPriority w:val="99"/>
    <w:semiHidden/>
    <w:qFormat/>
    <w:rPr>
      <w:lang w:val="en-US" w:eastAsia="en-US"/>
    </w:rPr>
  </w:style>
  <w:style w:type="paragraph" w:styleId="Revision">
    <w:name w:val="Revision"/>
    <w:hidden/>
    <w:uiPriority w:val="99"/>
    <w:semiHidden/>
    <w:rsid w:val="00EA3608"/>
    <w:rPr>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ec2-3-27-14-25.ap-southeast-2.compute.amazonaws.com:8000/data_summary"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32" Type="http://schemas.openxmlformats.org/officeDocument/2006/relationships/hyperlink" Target="https://www.rdocumentation.org/packages/RSelenium/versions/1.7.9"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image" Target="media/image3.emf"/><Relationship Id="rId19" Type="http://schemas.openxmlformats.org/officeDocument/2006/relationships/hyperlink" Target="https://github.com/ansrali/data422-group-project/blob/main/Data_Visualisation.ipynb" TargetMode="External"/><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hyperlink" Target="http://ec2-3-27-14-25.ap-southeast-2.compute.amazonaws.com:8000/data_selected?year_from=1999&amp;year_to=2001" TargetMode="External"/><Relationship Id="rId35" Type="http://schemas.microsoft.com/office/2011/relationships/people" Target="people.xml"/><Relationship Id="rId8"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user\Library\Containers\com.microsoft.Word\Data\Library\Application%20Support\Microsoft\Office\16.0\DTS\Search\%7b9AACF4F5-94DC-C04B-AFCC-3CABFEEED586%7dtf02835058_win32.dotx" TargetMode="External"/></Relationships>
</file>

<file path=word/theme/theme1.xml><?xml version="1.0" encoding="utf-8"?>
<a:theme xmlns:a="http://schemas.openxmlformats.org/drawingml/2006/main" name="Theme1">
  <a:themeElements>
    <a:clrScheme name="Violet II">
      <a:dk1>
        <a:sysClr val="windowText" lastClr="000000"/>
      </a:dk1>
      <a:lt1>
        <a:sysClr val="window" lastClr="FFFFFF"/>
      </a:lt1>
      <a:dk2>
        <a:srgbClr val="632E62"/>
      </a:dk2>
      <a:lt2>
        <a:srgbClr val="EAE5EB"/>
      </a:lt2>
      <a:accent1>
        <a:srgbClr val="92278F"/>
      </a:accent1>
      <a:accent2>
        <a:srgbClr val="9B57D3"/>
      </a:accent2>
      <a:accent3>
        <a:srgbClr val="755DD9"/>
      </a:accent3>
      <a:accent4>
        <a:srgbClr val="665EB8"/>
      </a:accent4>
      <a:accent5>
        <a:srgbClr val="45A5ED"/>
      </a:accent5>
      <a:accent6>
        <a:srgbClr val="5982DB"/>
      </a:accent6>
      <a:hlink>
        <a:srgbClr val="0066FF"/>
      </a:hlink>
      <a:folHlink>
        <a:srgbClr val="666699"/>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3FF677F0-A6C1-8C41-A657-2C6DCDBE26A5}">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6E0FA7-B28C-574D-888F-7B8333A483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D:\Users\user\Library\Containers\com.microsoft.Word\Data\Library\Application Support\Microsoft\Office\16.0\DTS\Search\{9AACF4F5-94DC-C04B-AFCC-3CABFEEED586}tf02835058_win32.dotx</Template>
  <TotalTime>2</TotalTime>
  <Pages>16</Pages>
  <Words>3115</Words>
  <Characters>17229</Characters>
  <Application>Microsoft Office Word</Application>
  <DocSecurity>0</DocSecurity>
  <Lines>325</Lines>
  <Paragraphs>158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jerry zhou</cp:lastModifiedBy>
  <cp:revision>2</cp:revision>
  <dcterms:created xsi:type="dcterms:W3CDTF">2022-10-31T06:11:00Z</dcterms:created>
  <dcterms:modified xsi:type="dcterms:W3CDTF">2022-10-31T06:11:00Z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documentId_7461</vt:lpwstr>
  </property>
  <property fmtid="{D5CDD505-2E9C-101B-9397-08002B2CF9AE}" pid="3" name="grammarly_documentContext">
    <vt:lpwstr>{"goals":[],"domain":"general","emotions":[],"dialect":"british"}</vt:lpwstr>
  </property>
  <property fmtid="{D5CDD505-2E9C-101B-9397-08002B2CF9AE}" pid="4" name="KSOProductBuildVer">
    <vt:lpwstr>1033-11.2.0.11380</vt:lpwstr>
  </property>
  <property fmtid="{D5CDD505-2E9C-101B-9397-08002B2CF9AE}" pid="5" name="ICV">
    <vt:lpwstr>3C5201E2E56D4C67973DF3D572BF2E84</vt:lpwstr>
  </property>
</Properties>
</file>